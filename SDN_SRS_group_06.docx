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5100" cy="8255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051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line="360" w:lineRule="auto"/>
        <w:ind w:right="24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4">
      <w:pPr>
        <w:spacing w:line="360" w:lineRule="auto"/>
        <w:ind w:right="24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5">
      <w:pPr>
        <w:spacing w:line="360" w:lineRule="auto"/>
        <w:ind w:right="24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6">
      <w:pPr>
        <w:spacing w:before="2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&amp; Design Specification</w:t>
      </w:r>
    </w:p>
    <w:p w:rsidR="00000000" w:rsidDel="00000000" w:rsidP="00000000" w:rsidRDefault="00000000" w:rsidRPr="00000000" w14:paraId="00000007">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 Rental Website</w:t>
      </w:r>
    </w:p>
    <w:p w:rsidR="00000000" w:rsidDel="00000000" w:rsidP="00000000" w:rsidRDefault="00000000" w:rsidRPr="00000000" w14:paraId="00000008">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1.0</w:t>
      </w:r>
    </w:p>
    <w:p w:rsidR="00000000" w:rsidDel="00000000" w:rsidP="00000000" w:rsidRDefault="00000000" w:rsidRPr="00000000" w14:paraId="00000009">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B">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C">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D">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E">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F">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0">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1">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2">
      <w:pPr>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3">
      <w:pPr>
        <w:spacing w:before="80" w:lineRule="auto"/>
        <w:ind w:left="2520" w:right="21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 Nang, June 2024 –</w:t>
      </w:r>
    </w:p>
    <w:p w:rsidR="00000000" w:rsidDel="00000000" w:rsidP="00000000" w:rsidRDefault="00000000" w:rsidRPr="00000000" w14:paraId="00000014">
      <w:pPr>
        <w:spacing w:before="80" w:lineRule="auto"/>
        <w:ind w:left="2520" w:right="218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before="80" w:lineRule="auto"/>
        <w:ind w:left="2520" w:right="218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guyj951oo6ae" w:id="0"/>
      <w:bookmarkEnd w:id="0"/>
      <w:r w:rsidDel="00000000" w:rsidR="00000000" w:rsidRPr="00000000">
        <w:rPr>
          <w:rFonts w:ascii="Times New Roman" w:cs="Times New Roman" w:eastAsia="Times New Roman" w:hAnsi="Times New Roman"/>
          <w:b w:val="1"/>
          <w:bCs w:val="1"/>
          <w:sz w:val="22"/>
          <w:szCs w:val="22"/>
          <w:rtl w:val="0"/>
        </w:rPr>
        <w:t xml:space="preserve">Record of Changes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8.210714458239"/>
        <w:gridCol w:w="1010.5250954060192"/>
        <w:gridCol w:w="830.5685715665911"/>
        <w:gridCol w:w="1273.5384764021064"/>
        <w:gridCol w:w="4872.668953190668"/>
        <w:tblGridChange w:id="0">
          <w:tblGrid>
            <w:gridCol w:w="1038.210714458239"/>
            <w:gridCol w:w="1010.5250954060192"/>
            <w:gridCol w:w="830.5685715665911"/>
            <w:gridCol w:w="1273.5384764021064"/>
            <w:gridCol w:w="4872.668953190668"/>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8">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9">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A">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br w:type="textWrapping"/>
              <w:t xml:space="preserve"> M, D</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B">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charge</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C">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Description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1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1E">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1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KienNTHE11</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3">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5">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8">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9">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A">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D">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2">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5">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7">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9">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A">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C">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1">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5">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6">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9">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A">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B">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0">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5">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Deleted</w:t>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Contents</w:t>
      </w:r>
    </w:p>
    <w:p w:rsidR="00000000" w:rsidDel="00000000" w:rsidP="00000000" w:rsidRDefault="00000000" w:rsidRPr="00000000" w14:paraId="0000005D">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of Changes 2</w:t>
      </w:r>
    </w:p>
    <w:p w:rsidR="00000000" w:rsidDel="00000000" w:rsidP="00000000" w:rsidRDefault="00000000" w:rsidRPr="00000000" w14:paraId="0000005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Overview.. 4</w:t>
      </w:r>
    </w:p>
    <w:p w:rsidR="00000000" w:rsidDel="00000000" w:rsidP="00000000" w:rsidRDefault="00000000" w:rsidRPr="00000000" w14:paraId="0000005F">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Requirements 4</w:t>
      </w:r>
    </w:p>
    <w:p w:rsidR="00000000" w:rsidDel="00000000" w:rsidP="00000000" w:rsidRDefault="00000000" w:rsidRPr="00000000" w14:paraId="00000060">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Actors 4</w:t>
      </w:r>
    </w:p>
    <w:p w:rsidR="00000000" w:rsidDel="00000000" w:rsidP="00000000" w:rsidRDefault="00000000" w:rsidRPr="00000000" w14:paraId="00000061">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Use Cases 4</w:t>
      </w:r>
    </w:p>
    <w:p w:rsidR="00000000" w:rsidDel="00000000" w:rsidP="00000000" w:rsidRDefault="00000000" w:rsidRPr="00000000" w14:paraId="00000062">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Overall Functionalities 5</w:t>
      </w:r>
    </w:p>
    <w:p w:rsidR="00000000" w:rsidDel="00000000" w:rsidP="00000000" w:rsidRDefault="00000000" w:rsidRPr="00000000" w14:paraId="00000063">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Screens Flow.. 5</w:t>
      </w:r>
    </w:p>
    <w:p w:rsidR="00000000" w:rsidDel="00000000" w:rsidP="00000000" w:rsidRDefault="00000000" w:rsidRPr="00000000" w14:paraId="00000064">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Screen Descriptions 5</w:t>
      </w:r>
    </w:p>
    <w:p w:rsidR="00000000" w:rsidDel="00000000" w:rsidP="00000000" w:rsidRDefault="00000000" w:rsidRPr="00000000" w14:paraId="00000065">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Screen Authorization. 5</w:t>
      </w:r>
    </w:p>
    <w:p w:rsidR="00000000" w:rsidDel="00000000" w:rsidP="00000000" w:rsidRDefault="00000000" w:rsidRPr="00000000" w14:paraId="00000066">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Non-UI Functions 6</w:t>
      </w:r>
    </w:p>
    <w:p w:rsidR="00000000" w:rsidDel="00000000" w:rsidP="00000000" w:rsidRDefault="00000000" w:rsidRPr="00000000" w14:paraId="00000067">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High Level Design. 6</w:t>
      </w:r>
    </w:p>
    <w:p w:rsidR="00000000" w:rsidDel="00000000" w:rsidP="00000000" w:rsidRDefault="00000000" w:rsidRPr="00000000" w14:paraId="00000068">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Database Design. 6</w:t>
      </w:r>
    </w:p>
    <w:p w:rsidR="00000000" w:rsidDel="00000000" w:rsidP="00000000" w:rsidRDefault="00000000" w:rsidRPr="00000000" w14:paraId="00000069">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Code Packages 7</w:t>
      </w:r>
    </w:p>
    <w:p w:rsidR="00000000" w:rsidDel="00000000" w:rsidP="00000000" w:rsidRDefault="00000000" w:rsidRPr="00000000" w14:paraId="0000006A">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Requirement Specifications 8</w:t>
      </w:r>
    </w:p>
    <w:p w:rsidR="00000000" w:rsidDel="00000000" w:rsidP="00000000" w:rsidRDefault="00000000" w:rsidRPr="00000000" w14:paraId="0000006B">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&lt;&lt;Feature Name&gt;&gt;. 8</w:t>
      </w:r>
    </w:p>
    <w:p w:rsidR="00000000" w:rsidDel="00000000" w:rsidP="00000000" w:rsidRDefault="00000000" w:rsidRPr="00000000" w14:paraId="0000006C">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&lt;&lt;UseCaseCode_UC Name&gt;&gt;. 8</w:t>
      </w:r>
    </w:p>
    <w:p w:rsidR="00000000" w:rsidDel="00000000" w:rsidP="00000000" w:rsidRDefault="00000000" w:rsidRPr="00000000" w14:paraId="0000006D">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Common Functions 11</w:t>
      </w:r>
    </w:p>
    <w:p w:rsidR="00000000" w:rsidDel="00000000" w:rsidP="00000000" w:rsidRDefault="00000000" w:rsidRPr="00000000" w14:paraId="0000006E">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UC-2_Login System.. 11</w:t>
      </w:r>
    </w:p>
    <w:p w:rsidR="00000000" w:rsidDel="00000000" w:rsidP="00000000" w:rsidRDefault="00000000" w:rsidRPr="00000000" w14:paraId="0000006F">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Patron Feature. 12</w:t>
      </w:r>
    </w:p>
    <w:p w:rsidR="00000000" w:rsidDel="00000000" w:rsidP="00000000" w:rsidRDefault="00000000" w:rsidRPr="00000000" w14:paraId="00000070">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UC-5_Order a Meal 12</w:t>
      </w:r>
    </w:p>
    <w:p w:rsidR="00000000" w:rsidDel="00000000" w:rsidP="00000000" w:rsidRDefault="00000000" w:rsidRPr="00000000" w14:paraId="00000071">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UC-6_Register for Payroll Deduction. 13</w:t>
      </w:r>
    </w:p>
    <w:p w:rsidR="00000000" w:rsidDel="00000000" w:rsidP="00000000" w:rsidRDefault="00000000" w:rsidRPr="00000000" w14:paraId="00000072">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Design Specifications 14</w:t>
      </w:r>
    </w:p>
    <w:p w:rsidR="00000000" w:rsidDel="00000000" w:rsidP="00000000" w:rsidRDefault="00000000" w:rsidRPr="00000000" w14:paraId="00000073">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&lt;&lt;Feature Name&gt;&gt;. 14</w:t>
      </w:r>
    </w:p>
    <w:p w:rsidR="00000000" w:rsidDel="00000000" w:rsidP="00000000" w:rsidRDefault="00000000" w:rsidRPr="00000000" w14:paraId="00000074">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&lt;&lt;SubFeature Name&gt;&gt;. 14</w:t>
      </w:r>
    </w:p>
    <w:p w:rsidR="00000000" w:rsidDel="00000000" w:rsidP="00000000" w:rsidRDefault="00000000" w:rsidRPr="00000000" w14:paraId="00000075">
      <w:pPr>
        <w:spacing w:after="10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System Access 15</w:t>
      </w:r>
    </w:p>
    <w:p w:rsidR="00000000" w:rsidDel="00000000" w:rsidP="00000000" w:rsidRDefault="00000000" w:rsidRPr="00000000" w14:paraId="0000007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Appendix. 19</w:t>
      </w:r>
    </w:p>
    <w:p w:rsidR="00000000" w:rsidDel="00000000" w:rsidP="00000000" w:rsidRDefault="00000000" w:rsidRPr="00000000" w14:paraId="00000077">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Assumptions &amp; Dependencies 19</w:t>
      </w:r>
    </w:p>
    <w:p w:rsidR="00000000" w:rsidDel="00000000" w:rsidP="00000000" w:rsidRDefault="00000000" w:rsidRPr="00000000" w14:paraId="00000078">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Limitations &amp; Exclusions 19</w:t>
      </w:r>
    </w:p>
    <w:p w:rsidR="00000000" w:rsidDel="00000000" w:rsidP="00000000" w:rsidRDefault="00000000" w:rsidRPr="00000000" w14:paraId="00000079">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Business Rules 19</w:t>
      </w:r>
    </w:p>
    <w:p w:rsidR="00000000" w:rsidDel="00000000" w:rsidP="00000000" w:rsidRDefault="00000000" w:rsidRPr="00000000" w14:paraId="0000007A">
      <w:pPr>
        <w:spacing w:after="100"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4. .. 19</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160" w:line="256.8" w:lineRule="auto"/>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 </w:t>
      </w:r>
    </w:p>
    <w:p w:rsidR="00000000" w:rsidDel="00000000" w:rsidP="00000000" w:rsidRDefault="00000000" w:rsidRPr="00000000" w14:paraId="0000007E">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eyyqcm73egw8" w:id="1"/>
      <w:bookmarkEnd w:id="1"/>
      <w:r w:rsidDel="00000000" w:rsidR="00000000" w:rsidRPr="00000000">
        <w:rPr>
          <w:rFonts w:ascii="Times New Roman" w:cs="Times New Roman" w:eastAsia="Times New Roman" w:hAnsi="Times New Roman"/>
          <w:b w:val="1"/>
          <w:bCs w:val="1"/>
          <w:sz w:val="22"/>
          <w:szCs w:val="22"/>
          <w:rtl w:val="0"/>
        </w:rPr>
        <w:t xml:space="preserve">I. Overview</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mzfi1vs0gpw" w:id="2"/>
      <w:bookmarkEnd w:id="2"/>
      <w:r w:rsidDel="00000000" w:rsidR="00000000" w:rsidRPr="00000000">
        <w:rPr>
          <w:rFonts w:ascii="Times New Roman" w:cs="Times New Roman" w:eastAsia="Times New Roman" w:hAnsi="Times New Roman"/>
          <w:b w:val="1"/>
          <w:bCs w:val="1"/>
          <w:sz w:val="22"/>
          <w:szCs w:val="22"/>
          <w:rtl w:val="0"/>
        </w:rPr>
        <w:t xml:space="preserve">1. User Requirements</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xtf7yb9cxha" w:id="3"/>
      <w:bookmarkEnd w:id="3"/>
      <w:r w:rsidDel="00000000" w:rsidR="00000000" w:rsidRPr="00000000">
        <w:rPr>
          <w:rFonts w:ascii="Times New Roman" w:cs="Times New Roman" w:eastAsia="Times New Roman" w:hAnsi="Times New Roman"/>
          <w:b w:val="1"/>
          <w:bCs w:val="1"/>
          <w:color w:val="000000"/>
          <w:sz w:val="22"/>
          <w:szCs w:val="22"/>
          <w:rtl w:val="0"/>
        </w:rPr>
        <w:t xml:space="preserve">1.1 Actors</w:t>
      </w:r>
    </w:p>
    <w:p w:rsidR="00000000" w:rsidDel="00000000" w:rsidP="00000000" w:rsidRDefault="00000000" w:rsidRPr="00000000" w14:paraId="00000081">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[An actor is a person (or sometimes another software system or a hardware device) that interacts with the system to perform a use case. Following are some questions you might ask to help user representatives identify actors</w:t>
      </w:r>
    </w:p>
    <w:p w:rsidR="00000000" w:rsidDel="00000000" w:rsidP="00000000" w:rsidRDefault="00000000" w:rsidRPr="00000000" w14:paraId="00000082">
      <w:pPr>
        <w:spacing w:after="160" w:line="256.8" w:lineRule="auto"/>
        <w:ind w:left="108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color w:val="0000ff"/>
          <w:rtl w:val="0"/>
        </w:rPr>
        <w:t xml:space="preserve">·</w:t>
      </w:r>
      <w:r w:rsidDel="00000000" w:rsidR="00000000" w:rsidRPr="00000000">
        <w:rPr>
          <w:rFonts w:ascii="Times New Roman" w:cs="Times New Roman" w:eastAsia="Times New Roman" w:hAnsi="Times New Roman"/>
          <w:color w:val="0000ff"/>
          <w:rtl w:val="0"/>
        </w:rPr>
        <w:t xml:space="preserve">        </w:t>
      </w:r>
      <w:r w:rsidDel="00000000" w:rsidR="00000000" w:rsidRPr="00000000">
        <w:rPr>
          <w:rFonts w:ascii="Times New Roman" w:cs="Times New Roman" w:eastAsia="Times New Roman" w:hAnsi="Times New Roman"/>
          <w:i w:val="1"/>
          <w:iCs w:val="1"/>
          <w:color w:val="0000ff"/>
          <w:rtl w:val="0"/>
        </w:rPr>
        <w:t xml:space="preserve">Who (or what) is notified when something occurs within the system?</w:t>
      </w:r>
    </w:p>
    <w:p w:rsidR="00000000" w:rsidDel="00000000" w:rsidP="00000000" w:rsidRDefault="00000000" w:rsidRPr="00000000" w14:paraId="00000083">
      <w:pPr>
        <w:spacing w:after="160" w:line="256.8" w:lineRule="auto"/>
        <w:ind w:left="108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color w:val="0000ff"/>
          <w:rtl w:val="0"/>
        </w:rPr>
        <w:t xml:space="preserve">·</w:t>
      </w:r>
      <w:r w:rsidDel="00000000" w:rsidR="00000000" w:rsidRPr="00000000">
        <w:rPr>
          <w:rFonts w:ascii="Times New Roman" w:cs="Times New Roman" w:eastAsia="Times New Roman" w:hAnsi="Times New Roman"/>
          <w:color w:val="0000ff"/>
          <w:rtl w:val="0"/>
        </w:rPr>
        <w:t xml:space="preserve">        </w:t>
      </w:r>
      <w:r w:rsidDel="00000000" w:rsidR="00000000" w:rsidRPr="00000000">
        <w:rPr>
          <w:rFonts w:ascii="Times New Roman" w:cs="Times New Roman" w:eastAsia="Times New Roman" w:hAnsi="Times New Roman"/>
          <w:i w:val="1"/>
          <w:iCs w:val="1"/>
          <w:color w:val="0000ff"/>
          <w:rtl w:val="0"/>
        </w:rPr>
        <w:t xml:space="preserve">Who (or what) provides information or services to the system?</w:t>
      </w:r>
    </w:p>
    <w:p w:rsidR="00000000" w:rsidDel="00000000" w:rsidP="00000000" w:rsidRDefault="00000000" w:rsidRPr="00000000" w14:paraId="00000084">
      <w:pPr>
        <w:spacing w:after="160" w:line="256.8" w:lineRule="auto"/>
        <w:ind w:left="108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color w:val="0000ff"/>
          <w:rtl w:val="0"/>
        </w:rPr>
        <w:t xml:space="preserve">·</w:t>
      </w:r>
      <w:r w:rsidDel="00000000" w:rsidR="00000000" w:rsidRPr="00000000">
        <w:rPr>
          <w:rFonts w:ascii="Times New Roman" w:cs="Times New Roman" w:eastAsia="Times New Roman" w:hAnsi="Times New Roman"/>
          <w:color w:val="0000ff"/>
          <w:rtl w:val="0"/>
        </w:rPr>
        <w:t xml:space="preserve">        </w:t>
      </w:r>
      <w:r w:rsidDel="00000000" w:rsidR="00000000" w:rsidRPr="00000000">
        <w:rPr>
          <w:rFonts w:ascii="Times New Roman" w:cs="Times New Roman" w:eastAsia="Times New Roman" w:hAnsi="Times New Roman"/>
          <w:i w:val="1"/>
          <w:iCs w:val="1"/>
          <w:color w:val="0000ff"/>
          <w:rtl w:val="0"/>
        </w:rPr>
        <w:t xml:space="preserve">Who (or what) helps the system respond to and complete a task?</w:t>
      </w:r>
    </w:p>
    <w:p w:rsidR="00000000" w:rsidDel="00000000" w:rsidP="00000000" w:rsidRDefault="00000000" w:rsidRPr="00000000" w14:paraId="00000085">
      <w:pPr>
        <w:spacing w:after="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This part gives the description of system actors, you can follow the table form as below]</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665"/>
        <w:gridCol w:w="6705"/>
        <w:tblGridChange w:id="0">
          <w:tblGrid>
            <w:gridCol w:w="405"/>
            <w:gridCol w:w="1665"/>
            <w:gridCol w:w="67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6">
            <w:pPr>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7">
            <w:pPr>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8">
            <w:pPr>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hd w:fill="f0f4f9" w:val="clear"/>
              <w:spacing w:line="373.33333333333337" w:lineRule="auto"/>
              <w:rPr>
                <w:rFonts w:ascii="Times New Roman" w:cs="Times New Roman" w:eastAsia="Times New Roman" w:hAnsi="Times New Roman"/>
                <w:rPrChange w:author="Do thanh" w:id="1" w:date="2026-06-02T14:42:14Z">
                  <w:rPr>
                    <w:rFonts w:ascii="Times New Roman" w:cs="Times New Roman" w:eastAsia="Times New Roman" w:hAnsi="Times New Roman"/>
                  </w:rPr>
                </w:rPrChange>
              </w:rPr>
            </w:pPr>
            <w:ins w:author="Do thanh" w:id="0" w:date="2026-06-02T14:42:14Z">
              <w:r w:rsidDel="00000000" w:rsidR="00000000" w:rsidRPr="00000000">
                <w:rPr>
                  <w:rFonts w:ascii="Times New Roman" w:cs="Times New Roman" w:eastAsia="Times New Roman" w:hAnsi="Times New Roman"/>
                  <w:color w:val="444746"/>
                  <w:highlight w:val="white"/>
                  <w:rtl w:val="0"/>
                  <w:rPrChange w:author="Do thanh" w:id="1" w:date="2026-06-02T14:42:14Z">
                    <w:rPr>
                      <w:rFonts w:ascii="Times New Roman" w:cs="Times New Roman" w:eastAsia="Times New Roman" w:hAnsi="Times New Roman"/>
                    </w:rPr>
                  </w:rPrChange>
                </w:rPr>
                <w:t xml:space="preserve">Customers who haven't registered an account can view cars, see ratings and reviews, register, log in using Google.</w:t>
              </w:r>
            </w:ins>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ind w:left="0" w:firstLine="0"/>
              <w:rPr>
                <w:rFonts w:ascii="Times New Roman" w:cs="Times New Roman" w:eastAsia="Times New Roman" w:hAnsi="Times New Roman"/>
              </w:rPr>
              <w:pPrChange w:author="Do thanh" w:id="0" w:date="2026-06-02T14:45:55Z">
                <w:pPr>
                  <w:ind w:left="140" w:firstLine="0"/>
                </w:pPr>
              </w:pPrChange>
            </w:pPr>
            <w:ins w:author="Do thanh" w:id="2" w:date="2026-06-02T14:45:53Z">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Change w:author="Do thanh" w:id="3" w:date="2026-06-02T14:45:53Z">
                    <w:rPr>
                      <w:rFonts w:ascii="Times New Roman" w:cs="Times New Roman" w:eastAsia="Times New Roman" w:hAnsi="Times New Roman"/>
                    </w:rPr>
                  </w:rPrChange>
                </w:rPr>
                <w:t xml:space="preserve">Us</w:t>
              </w:r>
            </w:ins>
            <w:r w:rsidDel="00000000" w:rsidR="00000000" w:rsidRPr="00000000">
              <w:rPr>
                <w:rFonts w:ascii="Times New Roman" w:cs="Times New Roman" w:eastAsia="Times New Roman" w:hAnsi="Times New Roman"/>
                <w:rtl w:val="0"/>
              </w:rPr>
              <w:t xml:space="preserve">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ind w:left="0" w:firstLine="0"/>
              <w:rPr>
                <w:rFonts w:ascii="Times New Roman" w:cs="Times New Roman" w:eastAsia="Times New Roman" w:hAnsi="Times New Roman"/>
              </w:rPr>
            </w:pPr>
            <w:ins w:author="Do thanh" w:id="5" w:date="2026-06-02T14:46:59Z">
              <w:r w:rsidDel="00000000" w:rsidR="00000000" w:rsidRPr="00000000">
                <w:rPr>
                  <w:rFonts w:ascii="Times New Roman" w:cs="Times New Roman" w:eastAsia="Times New Roman" w:hAnsi="Times New Roman"/>
                  <w:rtl w:val="0"/>
                </w:rPr>
                <w:t xml:space="preserve">Logged-in users can book rides, view bookings, renew bookings, make payments, rate rides, receive notifications about password changes, log out, and apply discount codes.</w:t>
              </w:r>
            </w:ins>
            <w:r w:rsidDel="00000000" w:rsidR="00000000" w:rsidRPr="00000000">
              <w:rPr>
                <w:rtl w:val="0"/>
              </w:rPr>
            </w:r>
          </w:p>
        </w:tc>
      </w:tr>
      <w:tr>
        <w:trPr>
          <w:cantSplit w:val="0"/>
          <w:trHeight w:val="285" w:hRule="atLeast"/>
          <w:tblHeader w:val="0"/>
          <w:ins w:author="Do thanh" w:id="6" w:date="2026-06-02T14:53:48Z"/>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ind w:left="18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3</w:t>
              </w:r>
            </w:ins>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ind w:left="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  Staff</w:t>
              </w:r>
            </w:ins>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ind w:left="14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Operations staff: confirm payments, update order status, view all bookings.</w:t>
              </w:r>
            </w:ins>
          </w:p>
        </w:tc>
      </w:tr>
      <w:tr>
        <w:trPr>
          <w:cantSplit w:val="0"/>
          <w:trHeight w:val="285" w:hRule="atLeast"/>
          <w:tblHeader w:val="0"/>
          <w:ins w:author="Do thanh" w:id="6" w:date="2026-06-02T14:53:48Z"/>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ind w:left="18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4</w:t>
              </w:r>
            </w:ins>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ind w:left="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Admin</w:t>
              </w:r>
            </w:ins>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ind w:left="14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Manage the entire system: manage users, vouchers, view statistics, and analyze data.</w:t>
              </w:r>
            </w:ins>
          </w:p>
        </w:tc>
      </w:tr>
      <w:tr>
        <w:trPr>
          <w:cantSplit w:val="0"/>
          <w:trHeight w:val="285" w:hRule="atLeast"/>
          <w:tblHeader w:val="0"/>
          <w:ins w:author="Do thanh" w:id="6" w:date="2026-06-02T14:53:48Z"/>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ind w:left="18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5</w:t>
              </w:r>
            </w:ins>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ind w:left="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System</w:t>
              </w:r>
            </w:ins>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ind w:left="0" w:firstLine="0"/>
              <w:rPr>
                <w:ins w:author="Do thanh" w:id="6" w:date="2026-06-02T14:53:48Z"/>
                <w:rFonts w:ascii="Times New Roman" w:cs="Times New Roman" w:eastAsia="Times New Roman" w:hAnsi="Times New Roman"/>
                <w:rPrChange w:author="Do thanh" w:id="7" w:date="2026-06-02T14:53:48Z">
                  <w:rPr>
                    <w:rFonts w:ascii="Times New Roman" w:cs="Times New Roman" w:eastAsia="Times New Roman" w:hAnsi="Times New Roman"/>
                  </w:rPr>
                </w:rPrChange>
              </w:rPr>
            </w:pPr>
            <w:ins w:author="Do thanh" w:id="6" w:date="2026-06-02T14:53:48Z">
              <w:r w:rsidDel="00000000" w:rsidR="00000000" w:rsidRPr="00000000">
                <w:rPr>
                  <w:rFonts w:ascii="Times New Roman" w:cs="Times New Roman" w:eastAsia="Times New Roman" w:hAnsi="Times New Roman"/>
                  <w:rtl w:val="0"/>
                  <w:rPrChange w:author="Do thanh" w:id="7" w:date="2026-06-02T14:53:48Z">
                    <w:rPr>
                      <w:rFonts w:ascii="Times New Roman" w:cs="Times New Roman" w:eastAsia="Times New Roman" w:hAnsi="Times New Roman"/>
                    </w:rPr>
                  </w:rPrChange>
                </w:rPr>
                <w:t xml:space="preserve">Automatic notifications, token refresh, dynamic pricing.</w:t>
              </w:r>
            </w:ins>
          </w:p>
        </w:tc>
      </w:tr>
    </w:tbl>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chat7ama5zj" w:id="4"/>
      <w:bookmarkEnd w:id="4"/>
      <w:r w:rsidDel="00000000" w:rsidR="00000000" w:rsidRPr="00000000">
        <w:rPr>
          <w:rFonts w:ascii="Times New Roman" w:cs="Times New Roman" w:eastAsia="Times New Roman" w:hAnsi="Times New Roman"/>
          <w:b w:val="1"/>
          <w:bCs w:val="1"/>
          <w:color w:val="000000"/>
          <w:sz w:val="22"/>
          <w:szCs w:val="22"/>
          <w:rtl w:val="0"/>
        </w:rPr>
        <w:t xml:space="preserve">1.2 Use Cases</w:t>
      </w:r>
    </w:p>
    <w:p w:rsidR="00000000" w:rsidDel="00000000" w:rsidP="00000000" w:rsidRDefault="00000000" w:rsidRPr="00000000" w14:paraId="0000009A">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09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1i3n0hq133" w:id="5"/>
      <w:bookmarkEnd w:id="5"/>
      <w:r w:rsidDel="00000000" w:rsidR="00000000" w:rsidRPr="00000000">
        <w:rPr>
          <w:rFonts w:ascii="Times New Roman" w:cs="Times New Roman" w:eastAsia="Times New Roman" w:hAnsi="Times New Roman"/>
          <w:b w:val="1"/>
          <w:bCs w:val="1"/>
          <w:color w:val="000000"/>
          <w:sz w:val="22"/>
          <w:szCs w:val="22"/>
          <w:rtl w:val="0"/>
        </w:rPr>
        <w:t xml:space="preserve">a. Diagram(s)</w:t>
      </w:r>
    </w:p>
    <w:p w:rsidR="00000000" w:rsidDel="00000000" w:rsidP="00000000" w:rsidRDefault="00000000" w:rsidRPr="00000000" w14:paraId="0000009C">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UC diagram(s) to show the actor-UCs and UC-UC relationships like the sample below. You can have multiple UC diagrams for the system]</w:t>
      </w:r>
    </w:p>
    <w:p w:rsidR="00000000" w:rsidDel="00000000" w:rsidP="00000000" w:rsidRDefault="00000000" w:rsidRPr="00000000" w14:paraId="0000009D">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36830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g3vnx6f4wra" w:id="6"/>
      <w:bookmarkEnd w:id="6"/>
      <w:r w:rsidDel="00000000" w:rsidR="00000000" w:rsidRPr="00000000">
        <w:rPr>
          <w:rFonts w:ascii="Times New Roman" w:cs="Times New Roman" w:eastAsia="Times New Roman" w:hAnsi="Times New Roman"/>
          <w:b w:val="1"/>
          <w:bCs w:val="1"/>
          <w:color w:val="000000"/>
          <w:sz w:val="22"/>
          <w:szCs w:val="22"/>
          <w:rtl w:val="0"/>
        </w:rPr>
        <w:t xml:space="preserve">b. Descriptions</w:t>
      </w:r>
    </w:p>
    <w:p w:rsidR="00000000" w:rsidDel="00000000" w:rsidP="00000000" w:rsidRDefault="00000000" w:rsidRPr="00000000" w14:paraId="0000009F">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This part describes the use cases, you can follow the table form as below]</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965"/>
        <w:gridCol w:w="1785"/>
        <w:gridCol w:w="4470"/>
        <w:tblGridChange w:id="0">
          <w:tblGrid>
            <w:gridCol w:w="675"/>
            <w:gridCol w:w="1965"/>
            <w:gridCol w:w="1785"/>
            <w:gridCol w:w="4470"/>
          </w:tblGrid>
        </w:tblGridChange>
      </w:tblGrid>
      <w:tr>
        <w:trPr>
          <w:cantSplit w:val="0"/>
          <w:trHeight w:val="305.92529296875" w:hRule="atLeast"/>
          <w:tblHeader w:val="0"/>
          <w:trPrChange w:author="Do thanh" w:id="8" w:date="2026-06-02T15:02:37Z">
            <w:trPr>
              <w:cantSplit w:val="0"/>
              <w:trHeight w:val="285" w:hRule="atLeast"/>
              <w:tblHeader w:val="0"/>
            </w:trPr>
          </w:trPrChange>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Change w:author="Do thanh" w:id="8" w:date="2026-06-02T15:02:37Z">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tcPrChange>
          </w:tcPr>
          <w:p w:rsidR="00000000" w:rsidDel="00000000" w:rsidP="00000000" w:rsidRDefault="00000000" w:rsidRPr="00000000" w14:paraId="000000A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Change w:author="Do thanh" w:id="8" w:date="2026-06-02T15:02:37Z">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tcPrChange>
          </w:tcPr>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Change w:author="Do thanh" w:id="8" w:date="2026-06-02T15:02:37Z">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tcPrChange>
          </w:tcPr>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Change w:author="Do thanh" w:id="8" w:date="2026-06-02T15:02:37Z">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tcPrChange>
          </w:tcPr>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Description</w:t>
            </w:r>
          </w:p>
        </w:tc>
      </w:tr>
      <w:tr>
        <w:trPr>
          <w:cantSplit w:val="0"/>
          <w:trHeight w:val="5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Management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logs into the Car Rental system using valid authentication credentials.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Management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securely logs out of the Car Rental system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Management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requests and completes the password reset process.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Operations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manages user accounts, including creating, updating, and deleting user accounts.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Operations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Seller Requests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reviews and approves or rejects requests from users who want to become sellers on the platform.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Operations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hd w:fill="fcfcfc" w:val="clear"/>
                <w:rtl w:val="0"/>
              </w:rPr>
              <w:t xml:space="preserve">The Admin views the list of completed and existing vehicle bookings.</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&amp; Analytics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hd w:fill="fcfcfc" w:val="clear"/>
                <w:rtl w:val="0"/>
              </w:rPr>
              <w:t xml:space="preserve">View Admin Dashboard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hd w:fill="fcfcfc" w:val="clear"/>
                <w:rtl w:val="0"/>
              </w:rPr>
              <w:t xml:space="preserve">The Admin accesses the dashboard to monitor system performance and view overall operational reports.</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Management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hd w:fill="fcfcfc" w:val="clear"/>
                <w:rtl w:val="0"/>
              </w:rPr>
              <w:t xml:space="preserve">Manage System Commission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hd w:fill="fcfcfc" w:val="clear"/>
                <w:rtl w:val="0"/>
              </w:rPr>
              <w:t xml:space="preserve">The Admin configures and manages the commission rate collected from vehicle rental transactions.</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Management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hd w:fill="fcfcfc" w:val="clear"/>
                <w:rtl w:val="0"/>
              </w:rPr>
              <w:t xml:space="preserve">View Cars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hd w:fill="fcfcfc" w:val="clear"/>
                <w:rtl w:val="0"/>
              </w:rPr>
              <w:t xml:space="preserve">The Admin views the list of available vehicles and their detailed information.</w:t>
            </w:r>
            <w:r w:rsidDel="00000000" w:rsidR="00000000" w:rsidRPr="00000000">
              <w:rPr>
                <w:rtl w:val="0"/>
              </w:rPr>
            </w:r>
          </w:p>
        </w:tc>
      </w:tr>
    </w:tbl>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ksgedvw1os8" w:id="7"/>
      <w:bookmarkEnd w:id="7"/>
      <w:r w:rsidDel="00000000" w:rsidR="00000000" w:rsidRPr="00000000">
        <w:rPr>
          <w:rFonts w:ascii="Times New Roman" w:cs="Times New Roman" w:eastAsia="Times New Roman" w:hAnsi="Times New Roman"/>
          <w:b w:val="1"/>
          <w:bCs w:val="1"/>
          <w:sz w:val="22"/>
          <w:szCs w:val="22"/>
          <w:rtl w:val="0"/>
        </w:rPr>
        <w:t xml:space="preserve">2. Overall Functionalities</w:t>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tx1yh6741i9" w:id="8"/>
      <w:bookmarkEnd w:id="8"/>
      <w:r w:rsidDel="00000000" w:rsidR="00000000" w:rsidRPr="00000000">
        <w:rPr>
          <w:rFonts w:ascii="Times New Roman" w:cs="Times New Roman" w:eastAsia="Times New Roman" w:hAnsi="Times New Roman"/>
          <w:b w:val="1"/>
          <w:bCs w:val="1"/>
          <w:color w:val="000000"/>
          <w:sz w:val="22"/>
          <w:szCs w:val="22"/>
          <w:rtl w:val="0"/>
        </w:rPr>
        <w:t xml:space="preserve">2.1 Screens Flow</w:t>
      </w:r>
    </w:p>
    <w:p w:rsidR="00000000" w:rsidDel="00000000" w:rsidP="00000000" w:rsidRDefault="00000000" w:rsidRPr="00000000" w14:paraId="000000CB">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rsidR="00000000" w:rsidDel="00000000" w:rsidP="00000000" w:rsidRDefault="00000000" w:rsidRPr="00000000" w14:paraId="000000CC">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24511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z419zupzp4la" w:id="9"/>
      <w:bookmarkEnd w:id="9"/>
      <w:r w:rsidDel="00000000" w:rsidR="00000000" w:rsidRPr="00000000">
        <w:rPr>
          <w:rFonts w:ascii="Times New Roman" w:cs="Times New Roman" w:eastAsia="Times New Roman" w:hAnsi="Times New Roman"/>
          <w:b w:val="1"/>
          <w:bCs w:val="1"/>
          <w:color w:val="000000"/>
          <w:sz w:val="22"/>
          <w:szCs w:val="22"/>
          <w:rtl w:val="0"/>
        </w:rPr>
        <w:t xml:space="preserve">2.2 Screen Descriptions</w:t>
      </w:r>
    </w:p>
    <w:p w:rsidR="00000000" w:rsidDel="00000000" w:rsidP="00000000" w:rsidRDefault="00000000" w:rsidRPr="00000000" w14:paraId="000000CE">
      <w:pPr>
        <w:spacing w:after="6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descriptions for the screens in the Screens Flow above]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495789009733"/>
        <w:gridCol w:w="1843.3344848535387"/>
        <w:gridCol w:w="1761.4085077489372"/>
        <w:gridCol w:w="5106.719239520175"/>
        <w:tblGridChange w:id="0">
          <w:tblGrid>
            <w:gridCol w:w="314.0495789009733"/>
            <w:gridCol w:w="1843.3344848535387"/>
            <w:gridCol w:w="1761.4085077489372"/>
            <w:gridCol w:w="5106.7192395201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Meals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&lt;&lt;Screen Brief description&gt;&gt;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Meals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taxjacnd7fo" w:id="10"/>
      <w:bookmarkEnd w:id="10"/>
      <w:r w:rsidDel="00000000" w:rsidR="00000000" w:rsidRPr="00000000">
        <w:rPr>
          <w:rFonts w:ascii="Times New Roman" w:cs="Times New Roman" w:eastAsia="Times New Roman" w:hAnsi="Times New Roman"/>
          <w:b w:val="1"/>
          <w:bCs w:val="1"/>
          <w:color w:val="000000"/>
          <w:sz w:val="22"/>
          <w:szCs w:val="22"/>
          <w:rtl w:val="0"/>
        </w:rPr>
        <w:t xml:space="preserve">2.3 Screen Authorization</w:t>
      </w:r>
    </w:p>
    <w:p w:rsidR="00000000" w:rsidDel="00000000" w:rsidP="00000000" w:rsidRDefault="00000000" w:rsidRPr="00000000" w14:paraId="000000E1">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system roles authorization to the system features (down to screens, and event to the screen activities if applicable) in the table form as below – replace Role1, Role2,… with your specific system user role names]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3.342795853618"/>
        <w:gridCol w:w="1619.5861324838475"/>
        <w:gridCol w:w="1339.8394368730012"/>
        <w:gridCol w:w="1428.1804986448474"/>
        <w:gridCol w:w="1354.5629471683087"/>
        <w:tblGridChange w:id="0">
          <w:tblGrid>
            <w:gridCol w:w="3283.342795853618"/>
            <w:gridCol w:w="1619.5861324838475"/>
            <w:gridCol w:w="1339.8394368730012"/>
            <w:gridCol w:w="1428.1804986448474"/>
            <w:gridCol w:w="1354.5629471683087"/>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Role-Name1</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Role-Name2</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Role-Name3</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&lt;&lt;Screen Name1&gt;&gt;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&lt;&lt;Screen Activity&gt;&gt;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&lt;&lt;Screen Name2&gt;&gt;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Query All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Query Own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Query Managed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Add New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Update All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Update Own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Update Managed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Delete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23">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 </w:t>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9l59ddrjrofp" w:id="11"/>
      <w:bookmarkEnd w:id="11"/>
      <w:r w:rsidDel="00000000" w:rsidR="00000000" w:rsidRPr="00000000">
        <w:rPr>
          <w:rFonts w:ascii="Times New Roman" w:cs="Times New Roman" w:eastAsia="Times New Roman" w:hAnsi="Times New Roman"/>
          <w:b w:val="1"/>
          <w:bCs w:val="1"/>
          <w:color w:val="000000"/>
          <w:sz w:val="22"/>
          <w:szCs w:val="22"/>
          <w:rtl w:val="0"/>
        </w:rPr>
        <w:t xml:space="preserve">2.4 Non-UI Functions</w:t>
      </w:r>
    </w:p>
    <w:p w:rsidR="00000000" w:rsidDel="00000000" w:rsidP="00000000" w:rsidRDefault="00000000" w:rsidRPr="00000000" w14:paraId="00000125">
      <w:pPr>
        <w:spacing w:after="6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descriptions for the functions which have no UI (or not screens), i.e batch/cron job, service, API, etc.]</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725087344215"/>
        <w:gridCol w:w="1583.9474370339472"/>
        <w:gridCol w:w="1808.0909422746001"/>
        <w:gridCol w:w="5259.900922980655"/>
        <w:tblGridChange w:id="0">
          <w:tblGrid>
            <w:gridCol w:w="373.5725087344215"/>
            <w:gridCol w:w="1583.9474370339472"/>
            <w:gridCol w:w="1808.0909422746001"/>
            <w:gridCol w:w="5259.900922980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26">
            <w:pPr>
              <w:ind w:left="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Function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&lt;&lt;Feature Name&gt;&gt;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&lt;&lt;Function Name1&gt;&gt;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&lt;&lt;Function Name1 Description&gt;&gt;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7o6da3qxz294" w:id="12"/>
      <w:bookmarkEnd w:id="12"/>
      <w:r w:rsidDel="00000000" w:rsidR="00000000" w:rsidRPr="00000000">
        <w:rPr>
          <w:rFonts w:ascii="Times New Roman" w:cs="Times New Roman" w:eastAsia="Times New Roman" w:hAnsi="Times New Roman"/>
          <w:b w:val="1"/>
          <w:bCs w:val="1"/>
          <w:sz w:val="22"/>
          <w:szCs w:val="22"/>
          <w:rtl w:val="0"/>
        </w:rPr>
        <w:t xml:space="preserve">3. System High Level Design</w:t>
      </w:r>
    </w:p>
    <w:p w:rsidR="00000000" w:rsidDel="00000000" w:rsidP="00000000" w:rsidRDefault="00000000" w:rsidRPr="00000000" w14:paraId="0000013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e6jvu8h4wtwh" w:id="13"/>
      <w:bookmarkEnd w:id="13"/>
      <w:r w:rsidDel="00000000" w:rsidR="00000000" w:rsidRPr="00000000">
        <w:rPr>
          <w:rFonts w:ascii="Times New Roman" w:cs="Times New Roman" w:eastAsia="Times New Roman" w:hAnsi="Times New Roman"/>
          <w:b w:val="1"/>
          <w:bCs w:val="1"/>
          <w:color w:val="000000"/>
          <w:sz w:val="22"/>
          <w:szCs w:val="22"/>
          <w:rtl w:val="0"/>
        </w:rPr>
        <w:t xml:space="preserve">3.1 Database Design</w:t>
      </w:r>
    </w:p>
    <w:p w:rsidR="00000000" w:rsidDel="00000000" w:rsidP="00000000" w:rsidRDefault="00000000" w:rsidRPr="00000000" w14:paraId="00000135">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tables relationship like example below]</w:t>
      </w:r>
    </w:p>
    <w:p w:rsidR="00000000" w:rsidDel="00000000" w:rsidP="00000000" w:rsidRDefault="00000000" w:rsidRPr="00000000" w14:paraId="0000013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5fn57wbt1ca" w:id="14"/>
      <w:bookmarkEnd w:id="14"/>
      <w:r w:rsidDel="00000000" w:rsidR="00000000" w:rsidRPr="00000000">
        <w:rPr>
          <w:rFonts w:ascii="Times New Roman" w:cs="Times New Roman" w:eastAsia="Times New Roman" w:hAnsi="Times New Roman"/>
          <w:b w:val="1"/>
          <w:bCs w:val="1"/>
          <w:color w:val="000000"/>
          <w:sz w:val="22"/>
          <w:szCs w:val="22"/>
          <w:rtl w:val="0"/>
        </w:rPr>
        <w:t xml:space="preserve">a. Database Schema</w:t>
      </w:r>
    </w:p>
    <w:p w:rsidR="00000000" w:rsidDel="00000000" w:rsidP="00000000" w:rsidRDefault="00000000" w:rsidRPr="00000000" w14:paraId="000001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5179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dztehdm83r7" w:id="15"/>
      <w:bookmarkEnd w:id="15"/>
      <w:r w:rsidDel="00000000" w:rsidR="00000000" w:rsidRPr="00000000">
        <w:rPr>
          <w:rFonts w:ascii="Times New Roman" w:cs="Times New Roman" w:eastAsia="Times New Roman" w:hAnsi="Times New Roman"/>
          <w:b w:val="1"/>
          <w:bCs w:val="1"/>
          <w:color w:val="000000"/>
          <w:sz w:val="22"/>
          <w:szCs w:val="22"/>
          <w:rtl w:val="0"/>
        </w:rPr>
        <w:t xml:space="preserve">b. Table Descriptions</w:t>
      </w:r>
    </w:p>
    <w:tbl>
      <w:tblPr>
        <w:tblStyle w:val="Table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50"/>
        <w:gridCol w:w="6225"/>
        <w:tblGridChange w:id="0">
          <w:tblGrid>
            <w:gridCol w:w="750"/>
            <w:gridCol w:w="1650"/>
            <w:gridCol w:w="62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A">
            <w:pPr>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B">
            <w:pPr>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C">
            <w:pPr>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&lt;Description of the table&gt;</w:t>
            </w:r>
          </w:p>
          <w:p w:rsidR="00000000" w:rsidDel="00000000" w:rsidP="00000000" w:rsidRDefault="00000000" w:rsidRPr="00000000" w14:paraId="00000140">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keys: &lt;&lt;list of primary key fields&gt;&gt;</w:t>
            </w:r>
          </w:p>
          <w:p w:rsidR="00000000" w:rsidDel="00000000" w:rsidP="00000000" w:rsidRDefault="00000000" w:rsidRPr="00000000" w14:paraId="00000141">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keys: &lt;&lt;list of foreign key fields&gt;&gt;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 name2&gt;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c6942u2vp5m8" w:id="16"/>
      <w:bookmarkEnd w:id="16"/>
      <w:r w:rsidDel="00000000" w:rsidR="00000000" w:rsidRPr="00000000">
        <w:rPr>
          <w:rFonts w:ascii="Times New Roman" w:cs="Times New Roman" w:eastAsia="Times New Roman" w:hAnsi="Times New Roman"/>
          <w:b w:val="1"/>
          <w:bCs w:val="1"/>
          <w:color w:val="000000"/>
          <w:sz w:val="22"/>
          <w:szCs w:val="22"/>
          <w:rtl w:val="0"/>
        </w:rPr>
        <w:t xml:space="preserve">3.2 Code Packages</w:t>
      </w:r>
    </w:p>
    <w:p w:rsidR="00000000" w:rsidDel="00000000" w:rsidP="00000000" w:rsidRDefault="00000000" w:rsidRPr="00000000" w14:paraId="00000147">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148">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31115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Package descriptions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625"/>
        <w:gridCol w:w="5535"/>
        <w:tblGridChange w:id="0">
          <w:tblGrid>
            <w:gridCol w:w="735"/>
            <w:gridCol w:w="2625"/>
            <w:gridCol w:w="55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frontend/src/pages/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page components (views); contains route-level pages such as </w:t>
            </w: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Home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BookingDetail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frontend/src/components/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Reusable UI components such as cards, lists, modals, and controls. </w:t>
            </w:r>
            <w:r w:rsidDel="00000000" w:rsidR="00000000" w:rsidRPr="00000000">
              <w:rPr>
                <w:rtl w:val="0"/>
              </w:rPr>
            </w:r>
          </w:p>
        </w:tc>
      </w:tr>
      <w:tr>
        <w:trPr>
          <w:cantSplit w:val="0"/>
          <w:trHeight w:val="85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frontend/src/services/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 client layer (Axios) and helper functions for communicating with backend APIs, separating networking concerns from UI logic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frontend/src/context/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providers (e.g., </w:t>
            </w:r>
            <w:r w:rsidDel="00000000" w:rsidR="00000000" w:rsidRPr="00000000">
              <w:rPr>
                <w:rFonts w:ascii="Times New Roman" w:cs="Times New Roman" w:eastAsia="Times New Roman" w:hAnsi="Times New Roman"/>
                <w:b w:val="1"/>
                <w:bCs w:val="1"/>
                <w:rtl w:val="0"/>
              </w:rPr>
              <w:t xml:space="preserve">AuthContext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CartContext</w:t>
            </w:r>
            <w:r w:rsidDel="00000000" w:rsidR="00000000" w:rsidRPr="00000000">
              <w:rPr>
                <w:rFonts w:ascii="Times New Roman" w:cs="Times New Roman" w:eastAsia="Times New Roman" w:hAnsi="Times New Roman"/>
                <w:rtl w:val="0"/>
              </w:rPr>
              <w:t xml:space="preserve">) for managing global application state.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frontend/src/hooks/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React hooks that encapsulate reusable logic such as data fetching, form handling, and other shared functionality.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frontend/assets and public/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hd w:fill="fcfcfc" w:val="clear"/>
                <w:rtl w:val="0"/>
              </w:rPr>
              <w:t xml:space="preserve">Static assets including images, CSS files, manifest files, and other public resources used by the frontend.</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API endpoints and maps incoming HTTP requests to the appropriate controllers. </w:t>
            </w:r>
          </w:p>
        </w:tc>
      </w:tr>
      <w:tr>
        <w:trPr>
          <w:cantSplit w:val="0"/>
          <w:trHeight w:val="88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request processing by validating input, invoking services/models, and returning HTTP responses.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middleware for authentication, authorization, error handling, logging, and rate limiting.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backend/services/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(If applicable)</w:t>
            </w:r>
            <w:r w:rsidDel="00000000" w:rsidR="00000000" w:rsidRPr="00000000">
              <w:rPr>
                <w:rFonts w:ascii="Times New Roman" w:cs="Times New Roman" w:eastAsia="Times New Roman" w:hAnsi="Times New Roman"/>
                <w:rtl w:val="0"/>
              </w:rPr>
              <w:t xml:space="preserve"> Contains business logic, third-party integrations, and reusable services shared across controllers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Mongoose schemas and models (e.g., </w:t>
            </w: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Booking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Notification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SellerRequest</w:t>
            </w:r>
            <w:r w:rsidDel="00000000" w:rsidR="00000000" w:rsidRPr="00000000">
              <w:rPr>
                <w:rFonts w:ascii="Times New Roman" w:cs="Times New Roman" w:eastAsia="Times New Roman" w:hAnsi="Times New Roman"/>
                <w:rtl w:val="0"/>
              </w:rPr>
              <w:t xml:space="preserve">, etc.).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infra/db/ (or database configuration in server.js</w:t>
            </w:r>
            <w:r w:rsidDel="00000000" w:rsidR="00000000" w:rsidRPr="00000000">
              <w:rPr>
                <w:rFonts w:ascii="Times New Roman" w:cs="Times New Roman" w:eastAsia="Times New Roman" w:hAnsi="Times New Roman"/>
                <w:color w:val="1f1f1f"/>
                <w:highlight w:val="white"/>
                <w:rtl w:val="0"/>
              </w:rPr>
              <w:t xml:space="preserve">)</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connection layer using Mongoose, including database configuration and retry logic.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infra/notifications/ or backend/models/Notification.js</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notification system, including the notification model and adapters for sending emails or other notifications.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scripts/</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Utility scripts such as database seeding, migrations, test helpers, and cron job starters.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infra/storage/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adapters for file management (e.g., local storage or Amazon S3) if the project supports file uploads or asset handling.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logger/ or audit/</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and audit trail system for tracking requests, responses, errors, and administrative actions.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frontend/src/screens/, slices/, store/</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(If Redux/Redux Toolkit is used)</w:t>
            </w:r>
            <w:r w:rsidDel="00000000" w:rsidR="00000000" w:rsidRPr="00000000">
              <w:rPr>
                <w:rFonts w:ascii="Times New Roman" w:cs="Times New Roman" w:eastAsia="Times New Roman" w:hAnsi="Times New Roman"/>
                <w:rtl w:val="0"/>
              </w:rPr>
              <w:t xml:space="preserve"> Contains Redux slices and the application store for managing complex global state.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and integration test suites for controllers, services, components, and other application modules. </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scripts/ &amp; docs/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Development utilities and project documentation, including the README, CHANGELOG, and deployment or operational guides.</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86">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 </w:t>
      </w:r>
    </w:p>
    <w:p w:rsidR="00000000" w:rsidDel="00000000" w:rsidP="00000000" w:rsidRDefault="00000000" w:rsidRPr="00000000" w14:paraId="00000187">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160" w:line="256.8" w:lineRule="auto"/>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 </w:t>
      </w:r>
    </w:p>
    <w:p w:rsidR="00000000" w:rsidDel="00000000" w:rsidP="00000000" w:rsidRDefault="00000000" w:rsidRPr="00000000" w14:paraId="00000189">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nwgxd0bdejjm" w:id="17"/>
      <w:bookmarkEnd w:id="17"/>
      <w:r w:rsidDel="00000000" w:rsidR="00000000" w:rsidRPr="00000000">
        <w:rPr>
          <w:rFonts w:ascii="Times New Roman" w:cs="Times New Roman" w:eastAsia="Times New Roman" w:hAnsi="Times New Roman"/>
          <w:b w:val="1"/>
          <w:bCs w:val="1"/>
          <w:sz w:val="22"/>
          <w:szCs w:val="22"/>
          <w:rtl w:val="0"/>
        </w:rPr>
        <w:t xml:space="preserve">II. Requirement Specifications</w:t>
      </w:r>
    </w:p>
    <w:p w:rsidR="00000000" w:rsidDel="00000000" w:rsidP="00000000" w:rsidRDefault="00000000" w:rsidRPr="00000000" w14:paraId="0000018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jp2ydgpmk9e1" w:id="18"/>
      <w:bookmarkEnd w:id="18"/>
      <w:r w:rsidDel="00000000" w:rsidR="00000000" w:rsidRPr="00000000">
        <w:rPr>
          <w:rFonts w:ascii="Times New Roman" w:cs="Times New Roman" w:eastAsia="Times New Roman" w:hAnsi="Times New Roman"/>
          <w:b w:val="1"/>
          <w:bCs w:val="1"/>
          <w:sz w:val="22"/>
          <w:szCs w:val="22"/>
          <w:rtl w:val="0"/>
        </w:rPr>
        <w:t xml:space="preserve">1. &lt;&lt;Feature Name&gt;&gt;</w:t>
      </w:r>
    </w:p>
    <w:p w:rsidR="00000000" w:rsidDel="00000000" w:rsidP="00000000" w:rsidRDefault="00000000" w:rsidRPr="00000000" w14:paraId="0000018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1dj21q4xb27" w:id="19"/>
      <w:bookmarkEnd w:id="19"/>
      <w:r w:rsidDel="00000000" w:rsidR="00000000" w:rsidRPr="00000000">
        <w:rPr>
          <w:rFonts w:ascii="Times New Roman" w:cs="Times New Roman" w:eastAsia="Times New Roman" w:hAnsi="Times New Roman"/>
          <w:b w:val="1"/>
          <w:bCs w:val="1"/>
          <w:color w:val="000000"/>
          <w:sz w:val="22"/>
          <w:szCs w:val="22"/>
          <w:rtl w:val="0"/>
        </w:rPr>
        <w:t xml:space="preserve">1.1 &lt;&lt;UseCaseCode_UC Name&gt;&gt;</w:t>
      </w:r>
    </w:p>
    <w:p w:rsidR="00000000" w:rsidDel="00000000" w:rsidP="00000000" w:rsidRDefault="00000000" w:rsidRPr="00000000" w14:paraId="0000018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pg4yfjbn8cj" w:id="20"/>
      <w:bookmarkEnd w:id="20"/>
      <w:r w:rsidDel="00000000" w:rsidR="00000000" w:rsidRPr="00000000">
        <w:rPr>
          <w:rFonts w:ascii="Times New Roman" w:cs="Times New Roman" w:eastAsia="Times New Roman" w:hAnsi="Times New Roman"/>
          <w:b w:val="1"/>
          <w:bCs w:val="1"/>
          <w:color w:val="000000"/>
          <w:sz w:val="22"/>
          <w:szCs w:val="22"/>
          <w:rtl w:val="0"/>
        </w:rPr>
        <w:t xml:space="preserve">a. Functionalities</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functional description for the use cases using the template/guides below</w:t>
      </w:r>
    </w:p>
    <w:p w:rsidR="00000000" w:rsidDel="00000000" w:rsidP="00000000" w:rsidRDefault="00000000" w:rsidRPr="00000000" w14:paraId="000001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Description Template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0076457834075"/>
        <w:gridCol w:w="2252.7444938947847"/>
        <w:gridCol w:w="1933.0001141161706"/>
        <w:gridCol w:w="2688.7595572292594"/>
        <w:tblGridChange w:id="0">
          <w:tblGrid>
            <w:gridCol w:w="2151.0076457834075"/>
            <w:gridCol w:w="2252.7444938947847"/>
            <w:gridCol w:w="1933.0001141161706"/>
            <w:gridCol w:w="2688.7595572292594"/>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(Medium, Low), Must Have (Should Have, Could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Description Contents</w:t>
      </w:r>
    </w:p>
    <w:p w:rsidR="00000000" w:rsidDel="00000000" w:rsidP="00000000" w:rsidRDefault="00000000" w:rsidRPr="00000000" w14:paraId="000001CD">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 Case ID and Name</w:t>
      </w:r>
    </w:p>
    <w:p w:rsidR="00000000" w:rsidDel="00000000" w:rsidP="00000000" w:rsidRDefault="00000000" w:rsidRPr="00000000" w14:paraId="000001C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each use case a unique integer sequence number identifier. State a concise name for the use case that indicates the value the use case would provide to some user. Begin with an action verb, followed by an object.</w:t>
      </w:r>
    </w:p>
    <w:p w:rsidR="00000000" w:rsidDel="00000000" w:rsidP="00000000" w:rsidRDefault="00000000" w:rsidRPr="00000000" w14:paraId="000001CF">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Author and Date Created</w:t>
      </w:r>
    </w:p>
    <w:p w:rsidR="00000000" w:rsidDel="00000000" w:rsidP="00000000" w:rsidRDefault="00000000" w:rsidRPr="00000000" w14:paraId="000001D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name of the person who initially wrote this use case and the date it was written.</w:t>
      </w:r>
    </w:p>
    <w:p w:rsidR="00000000" w:rsidDel="00000000" w:rsidP="00000000" w:rsidRDefault="00000000" w:rsidRPr="00000000" w14:paraId="000001D1">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Primary and Secondary Actors</w:t>
      </w:r>
    </w:p>
    <w:p w:rsidR="00000000" w:rsidDel="00000000" w:rsidP="00000000" w:rsidRDefault="00000000" w:rsidRPr="00000000" w14:paraId="000001D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rsidR="00000000" w:rsidDel="00000000" w:rsidP="00000000" w:rsidRDefault="00000000" w:rsidRPr="00000000" w14:paraId="000001D3">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Trigger</w:t>
      </w:r>
    </w:p>
    <w:p w:rsidR="00000000" w:rsidDel="00000000" w:rsidP="00000000" w:rsidRDefault="00000000" w:rsidRPr="00000000" w14:paraId="000001D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business event, system event, or user action that initiates the use case. This trigger alerts the system that it should begin testing the preconditions for the use case so it can judge whether to proceed with execution.</w:t>
      </w:r>
    </w:p>
    <w:p w:rsidR="00000000" w:rsidDel="00000000" w:rsidP="00000000" w:rsidRDefault="00000000" w:rsidRPr="00000000" w14:paraId="000001D5">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Description</w:t>
      </w:r>
    </w:p>
    <w:p w:rsidR="00000000" w:rsidDel="00000000" w:rsidP="00000000" w:rsidRDefault="00000000" w:rsidRPr="00000000" w14:paraId="000001D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1D7">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Preconditions</w:t>
      </w:r>
    </w:p>
    <w:p w:rsidR="00000000" w:rsidDel="00000000" w:rsidP="00000000" w:rsidRDefault="00000000" w:rsidRPr="00000000" w14:paraId="000001D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activities that must take place, or any conditions that must be true, before the use case can be started. The system must be able to test each precondition. Number each precondition. Example: PRE-1: User’s identity has been authenticated.</w:t>
      </w:r>
    </w:p>
    <w:p w:rsidR="00000000" w:rsidDel="00000000" w:rsidP="00000000" w:rsidRDefault="00000000" w:rsidRPr="00000000" w14:paraId="000001D9">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Postconditions</w:t>
      </w:r>
    </w:p>
    <w:p w:rsidR="00000000" w:rsidDel="00000000" w:rsidP="00000000" w:rsidRDefault="00000000" w:rsidRPr="00000000" w14:paraId="000001D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state of the system at the successful conclusion of the use case execution. Label each postcondition in the form POST-X, where X is a sequence number. Example: POST-1: Price of item in the database has been updated with the new value.</w:t>
      </w:r>
    </w:p>
    <w:p w:rsidR="00000000" w:rsidDel="00000000" w:rsidP="00000000" w:rsidRDefault="00000000" w:rsidRPr="00000000" w14:paraId="000001DB">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Normal Flow</w:t>
      </w:r>
    </w:p>
    <w:p w:rsidR="00000000" w:rsidDel="00000000" w:rsidP="00000000" w:rsidRDefault="00000000" w:rsidRPr="00000000" w14:paraId="000001D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rsidR="00000000" w:rsidDel="00000000" w:rsidP="00000000" w:rsidRDefault="00000000" w:rsidRPr="00000000" w14:paraId="000001DD">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Alternative Flows</w:t>
      </w:r>
    </w:p>
    <w:p w:rsidR="00000000" w:rsidDel="00000000" w:rsidP="00000000" w:rsidRDefault="00000000" w:rsidRPr="00000000" w14:paraId="000001D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rsidR="00000000" w:rsidDel="00000000" w:rsidP="00000000" w:rsidRDefault="00000000" w:rsidRPr="00000000" w14:paraId="000001DF">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Exceptions</w:t>
      </w:r>
    </w:p>
    <w:p w:rsidR="00000000" w:rsidDel="00000000" w:rsidP="00000000" w:rsidRDefault="00000000" w:rsidRPr="00000000" w14:paraId="000001E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rsidR="00000000" w:rsidDel="00000000" w:rsidP="00000000" w:rsidRDefault="00000000" w:rsidRPr="00000000" w14:paraId="000001E1">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Priority</w:t>
      </w:r>
    </w:p>
    <w:p w:rsidR="00000000" w:rsidDel="00000000" w:rsidP="00000000" w:rsidRDefault="00000000" w:rsidRPr="00000000" w14:paraId="000001E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 the relative priority of implementing the functionality required to allow this use case to be executed. Use the same priority scheme as that used for the functional requirements.</w:t>
      </w:r>
    </w:p>
    <w:p w:rsidR="00000000" w:rsidDel="00000000" w:rsidP="00000000" w:rsidRDefault="00000000" w:rsidRPr="00000000" w14:paraId="000001E3">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Frequency of Use</w:t>
      </w:r>
    </w:p>
    <w:p w:rsidR="00000000" w:rsidDel="00000000" w:rsidP="00000000" w:rsidRDefault="00000000" w:rsidRPr="00000000" w14:paraId="000001E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 the number of times this use case will be performed per some appropriate unit of time. This gives an early indicator of throughput, concurrent usage loads, and transaction capacity.</w:t>
      </w:r>
    </w:p>
    <w:p w:rsidR="00000000" w:rsidDel="00000000" w:rsidP="00000000" w:rsidRDefault="00000000" w:rsidRPr="00000000" w14:paraId="000001E5">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Business Rules</w:t>
      </w:r>
    </w:p>
    <w:p w:rsidR="00000000" w:rsidDel="00000000" w:rsidP="00000000" w:rsidRDefault="00000000" w:rsidRPr="00000000" w14:paraId="000001E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business rules that influence this use case. Don’t include the business rule text here, just its identifier so the reader can find it in another repository when needed.</w:t>
      </w:r>
    </w:p>
    <w:p w:rsidR="00000000" w:rsidDel="00000000" w:rsidP="00000000" w:rsidRDefault="00000000" w:rsidRPr="00000000" w14:paraId="000001E7">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Other Information</w:t>
      </w:r>
    </w:p>
    <w:p w:rsidR="00000000" w:rsidDel="00000000" w:rsidP="00000000" w:rsidRDefault="00000000" w:rsidRPr="00000000" w14:paraId="000001E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rsidR="00000000" w:rsidDel="00000000" w:rsidP="00000000" w:rsidRDefault="00000000" w:rsidRPr="00000000" w14:paraId="000001E9">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Assumptions</w:t>
      </w:r>
    </w:p>
    <w:p w:rsidR="00000000" w:rsidDel="00000000" w:rsidP="00000000" w:rsidRDefault="00000000" w:rsidRPr="00000000" w14:paraId="000001E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assumptions that were made regarding this use case or how it might execute.</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yjclmyyua3j4" w:id="21"/>
      <w:bookmarkEnd w:id="21"/>
      <w:r w:rsidDel="00000000" w:rsidR="00000000" w:rsidRPr="00000000">
        <w:rPr>
          <w:rFonts w:ascii="Times New Roman" w:cs="Times New Roman" w:eastAsia="Times New Roman" w:hAnsi="Times New Roman"/>
          <w:b w:val="1"/>
          <w:bCs w:val="1"/>
          <w:color w:val="000000"/>
          <w:sz w:val="22"/>
          <w:szCs w:val="22"/>
          <w:rtl w:val="0"/>
        </w:rPr>
        <w:t xml:space="preserve">b. Business Rules</w:t>
      </w:r>
    </w:p>
    <w:p w:rsidR="00000000" w:rsidDel="00000000" w:rsidP="00000000" w:rsidRDefault="00000000" w:rsidRPr="00000000" w14:paraId="000001E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business rules those are applied only to the use case</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25"/>
        <w:gridCol w:w="5400"/>
        <w:tblGridChange w:id="0">
          <w:tblGrid>
            <w:gridCol w:w="855"/>
            <w:gridCol w:w="2625"/>
            <w:gridCol w:w="540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ID</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Business Rule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Business Rule Description</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FR1</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Encoding</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User’s password must be encoded with MD5 hashing</w:t>
            </w:r>
          </w:p>
        </w:tc>
      </w:tr>
    </w:tbl>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5">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160" w:line="256.8" w:lineRule="auto"/>
        <w:rPr>
          <w:rFonts w:ascii="Times New Roman" w:cs="Times New Roman" w:eastAsia="Times New Roman" w:hAnsi="Times New Roman"/>
          <w:color w:val="1f3763"/>
        </w:rPr>
      </w:pPr>
      <w:r w:rsidDel="00000000" w:rsidR="00000000" w:rsidRPr="00000000">
        <w:rPr>
          <w:rFonts w:ascii="Times New Roman" w:cs="Times New Roman" w:eastAsia="Times New Roman" w:hAnsi="Times New Roman"/>
          <w:color w:val="1f3763"/>
          <w:rtl w:val="0"/>
        </w:rPr>
        <w:t xml:space="preserve"> </w:t>
      </w:r>
    </w:p>
    <w:p w:rsidR="00000000" w:rsidDel="00000000" w:rsidP="00000000" w:rsidRDefault="00000000" w:rsidRPr="00000000" w14:paraId="000001F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eb3nap4g4zq" w:id="22"/>
      <w:bookmarkEnd w:id="22"/>
      <w:r w:rsidDel="00000000" w:rsidR="00000000" w:rsidRPr="00000000">
        <w:rPr>
          <w:rFonts w:ascii="Times New Roman" w:cs="Times New Roman" w:eastAsia="Times New Roman" w:hAnsi="Times New Roman"/>
          <w:b w:val="1"/>
          <w:bCs w:val="1"/>
          <w:sz w:val="22"/>
          <w:szCs w:val="22"/>
          <w:rtl w:val="0"/>
        </w:rPr>
        <w:t xml:space="preserve">2. Common Functions</w:t>
      </w:r>
    </w:p>
    <w:p w:rsidR="00000000" w:rsidDel="00000000" w:rsidP="00000000" w:rsidRDefault="00000000" w:rsidRPr="00000000" w14:paraId="000001F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cbpq6heley2u" w:id="23"/>
      <w:bookmarkEnd w:id="23"/>
      <w:r w:rsidDel="00000000" w:rsidR="00000000" w:rsidRPr="00000000">
        <w:rPr>
          <w:rFonts w:ascii="Times New Roman" w:cs="Times New Roman" w:eastAsia="Times New Roman" w:hAnsi="Times New Roman"/>
          <w:b w:val="1"/>
          <w:bCs w:val="1"/>
          <w:color w:val="000000"/>
          <w:sz w:val="22"/>
          <w:szCs w:val="22"/>
          <w:rtl w:val="0"/>
        </w:rPr>
        <w:t xml:space="preserve">2.1 UC-1_View Analytics Dashboard </w:t>
      </w:r>
    </w:p>
    <w:p w:rsidR="00000000" w:rsidDel="00000000" w:rsidP="00000000" w:rsidRDefault="00000000" w:rsidRPr="00000000" w14:paraId="000001F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as0xnp6dx16" w:id="24"/>
      <w:bookmarkEnd w:id="24"/>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UC-01 — View Analytics Dashboard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highlight w:val="white"/>
              </w:rPr>
            </w:pPr>
            <w:r w:rsidDel="00000000" w:rsidR="00000000" w:rsidRPr="00000000">
              <w:rPr>
                <w:color w:val="0d0d0d"/>
                <w:sz w:val="24"/>
                <w:szCs w:val="24"/>
                <w:shd w:fill="fcfcfc" w:val="clear"/>
                <w:rtl w:val="0"/>
              </w:rPr>
              <w:t xml:space="preserve">The Admin opens the Dashboard. .</w:t>
            </w: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jc w:val="both"/>
              <w:rPr>
                <w:color w:val="0d0d0d"/>
                <w:sz w:val="24"/>
                <w:szCs w:val="24"/>
                <w:highlight w:val="white"/>
              </w:rPr>
            </w:pPr>
            <w:r w:rsidDel="00000000" w:rsidR="00000000" w:rsidRPr="00000000">
              <w:rPr>
                <w:color w:val="0d0d0d"/>
                <w:sz w:val="24"/>
                <w:szCs w:val="24"/>
                <w:highlight w:val="white"/>
                <w:rtl w:val="0"/>
              </w:rPr>
              <w:t xml:space="preserve">Displays overall system metrics, including:</w:t>
            </w:r>
          </w:p>
          <w:p w:rsidR="00000000" w:rsidDel="00000000" w:rsidP="00000000" w:rsidRDefault="00000000" w:rsidRPr="00000000" w14:paraId="0000020C">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highlight w:val="white"/>
              </w:rPr>
            </w:pPr>
            <w:r w:rsidDel="00000000" w:rsidR="00000000" w:rsidRPr="00000000">
              <w:rPr>
                <w:color w:val="0d0d0d"/>
                <w:sz w:val="24"/>
                <w:szCs w:val="24"/>
                <w:highlight w:val="white"/>
                <w:rtl w:val="0"/>
              </w:rPr>
              <w:t xml:space="preserve">Total Users</w:t>
            </w:r>
          </w:p>
          <w:p w:rsidR="00000000" w:rsidDel="00000000" w:rsidP="00000000" w:rsidRDefault="00000000" w:rsidRPr="00000000" w14:paraId="0000020D">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Total Revenue</w:t>
            </w:r>
          </w:p>
          <w:p w:rsidR="00000000" w:rsidDel="00000000" w:rsidP="00000000" w:rsidRDefault="00000000" w:rsidRPr="00000000" w14:paraId="0000020E">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Total Bookings</w:t>
            </w:r>
          </w:p>
          <w:p w:rsidR="00000000" w:rsidDel="00000000" w:rsidP="00000000" w:rsidRDefault="00000000" w:rsidRPr="00000000" w14:paraId="0000020F">
            <w:pPr>
              <w:numPr>
                <w:ilvl w:val="0"/>
                <w:numId w:val="1"/>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rPr>
                <w:highlight w:val="white"/>
              </w:rPr>
            </w:pPr>
            <w:r w:rsidDel="00000000" w:rsidR="00000000" w:rsidRPr="00000000">
              <w:rPr>
                <w:color w:val="0d0d0d"/>
                <w:sz w:val="24"/>
                <w:szCs w:val="24"/>
                <w:highlight w:val="white"/>
                <w:rtl w:val="0"/>
              </w:rPr>
              <w:t xml:space="preserve">Top Rental Cars</w:t>
            </w:r>
          </w:p>
          <w:p w:rsidR="00000000" w:rsidDel="00000000" w:rsidP="00000000" w:rsidRDefault="00000000" w:rsidRPr="00000000" w14:paraId="00000210">
            <w:pPr>
              <w:jc w:val="both"/>
              <w:rPr>
                <w:color w:val="0d0d0d"/>
                <w:sz w:val="24"/>
                <w:szCs w:val="24"/>
                <w:shd w:fill="fcfcfc" w:val="clear"/>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numPr>
                <w:ilvl w:val="0"/>
                <w:numId w:val="9"/>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The Admin is authenticated.</w:t>
            </w:r>
          </w:p>
          <w:p w:rsidR="00000000" w:rsidDel="00000000" w:rsidP="00000000" w:rsidRDefault="00000000" w:rsidRPr="00000000" w14:paraId="00000215">
            <w:pPr>
              <w:numPr>
                <w:ilvl w:val="0"/>
                <w:numId w:val="9"/>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Analytics endpoints are available.</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numPr>
                <w:ilvl w:val="0"/>
                <w:numId w:val="10"/>
              </w:numPr>
              <w:pBdr>
                <w:top w:color="auto" w:space="0" w:sz="0" w:val="none"/>
                <w:bottom w:color="auto" w:space="0" w:sz="0" w:val="none"/>
                <w:right w:color="auto" w:space="0" w:sz="0" w:val="none"/>
                <w:between w:color="auto" w:space="0" w:sz="0" w:val="none"/>
              </w:pBdr>
              <w:shd w:fill="fcfcfc" w:val="clear"/>
              <w:spacing w:after="120" w:before="120" w:lineRule="auto"/>
              <w:ind w:left="720" w:hanging="360"/>
            </w:pPr>
            <w:r w:rsidDel="00000000" w:rsidR="00000000" w:rsidRPr="00000000">
              <w:rPr>
                <w:color w:val="0d0d0d"/>
                <w:sz w:val="24"/>
                <w:szCs w:val="24"/>
                <w:rtl w:val="0"/>
              </w:rPr>
              <w:t xml:space="preserve">Dashboard metrics are displayed without changing any system data.</w:t>
            </w:r>
          </w:p>
          <w:p w:rsidR="00000000" w:rsidDel="00000000" w:rsidP="00000000" w:rsidRDefault="00000000" w:rsidRPr="00000000" w14:paraId="0000021B">
            <w:pPr>
              <w:shd w:fill="ffffff" w:val="clear"/>
              <w:ind w:left="580" w:hanging="240"/>
              <w:rPr>
                <w:rFonts w:ascii="Times New Roman" w:cs="Times New Roman" w:eastAsia="Times New Roman" w:hAnsi="Times New Roman"/>
              </w:rPr>
            </w:pPr>
            <w:r w:rsidDel="00000000" w:rsidR="00000000" w:rsidRPr="00000000">
              <w:rPr>
                <w:rtl w:val="0"/>
              </w:rPr>
            </w:r>
          </w:p>
        </w:tc>
      </w:tr>
      <w:tr>
        <w:trPr>
          <w:cantSplit w:val="0"/>
          <w:trHeight w:val="21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The Admin opens the Dashboard.</w:t>
            </w:r>
          </w:p>
          <w:p w:rsidR="00000000" w:rsidDel="00000000" w:rsidP="00000000" w:rsidRDefault="00000000" w:rsidRPr="00000000" w14:paraId="00000220">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system retrieves statistics, top-performing cars, and commission summaries.</w:t>
            </w:r>
          </w:p>
          <w:p w:rsidR="00000000" w:rsidDel="00000000" w:rsidP="00000000" w:rsidRDefault="00000000" w:rsidRPr="00000000" w14:paraId="00000221">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system renders charts and KPI cards.</w:t>
            </w:r>
          </w:p>
          <w:p w:rsidR="00000000" w:rsidDel="00000000" w:rsidP="00000000" w:rsidRDefault="00000000" w:rsidRPr="00000000" w14:paraId="00000222">
            <w:pPr>
              <w:numPr>
                <w:ilvl w:val="0"/>
                <w:numId w:val="11"/>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The Admin interacts with filters and chart tooltips.</w:t>
            </w:r>
          </w:p>
          <w:p w:rsidR="00000000" w:rsidDel="00000000" w:rsidP="00000000" w:rsidRDefault="00000000" w:rsidRPr="00000000" w14:paraId="00000223">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shd w:fill="fcfcfc" w:val="clear"/>
              <w:spacing w:after="120" w:before="120" w:lineRule="auto"/>
              <w:ind w:left="0" w:firstLine="0"/>
              <w:rPr>
                <w:rFonts w:ascii="Times New Roman" w:cs="Times New Roman" w:eastAsia="Times New Roman" w:hAnsi="Times New Roman"/>
                <w:b w:val="1"/>
                <w:bCs w:val="1"/>
                <w:i w:val="1"/>
                <w:iCs w:val="1"/>
              </w:rPr>
            </w:pPr>
            <w:r w:rsidDel="00000000" w:rsidR="00000000" w:rsidRPr="00000000">
              <w:rPr>
                <w:color w:val="0d0d0d"/>
                <w:sz w:val="24"/>
                <w:szCs w:val="24"/>
                <w:shd w:fill="fcfcfc" w:val="clear"/>
                <w:rtl w:val="0"/>
              </w:rPr>
              <w:t xml:space="preserve">If one analytics endpoint times out, that section displays a placeholder while the remaining dashboard continues to load.</w:t>
            </w:r>
            <w:r w:rsidDel="00000000" w:rsidR="00000000" w:rsidRPr="00000000">
              <w:rPr>
                <w:rtl w:val="0"/>
              </w:rPr>
            </w:r>
          </w:p>
        </w:tc>
      </w:tr>
      <w:tr>
        <w:trPr>
          <w:cantSplit w:val="0"/>
          <w:trHeight w:val="13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Unauthorized access returns 401.</w:t>
            </w:r>
          </w:p>
          <w:p w:rsidR="00000000" w:rsidDel="00000000" w:rsidP="00000000" w:rsidRDefault="00000000" w:rsidRPr="00000000" w14:paraId="0000022C">
            <w:pPr>
              <w:numPr>
                <w:ilvl w:val="0"/>
                <w:numId w:val="3"/>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Failed endpoints display an error card.</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FR2,FR7</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color w:val="0d0d0d"/>
                <w:sz w:val="24"/>
                <w:szCs w:val="24"/>
                <w:shd w:fill="fcfcfc" w:val="clear"/>
                <w:rtl w:val="0"/>
              </w:rPr>
              <w:t xml:space="preserve">Sensitive information is displayed according to user roles.</w:t>
            </w:r>
            <w:r w:rsidDel="00000000" w:rsidR="00000000" w:rsidRPr="00000000">
              <w:rPr>
                <w:rtl w:val="0"/>
              </w:rPr>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color w:val="0d0d0d"/>
                <w:sz w:val="24"/>
                <w:szCs w:val="24"/>
                <w:shd w:fill="fcfcfc" w:val="clear"/>
                <w:rtl w:val="0"/>
              </w:rPr>
              <w:t xml:space="preserve">The frontend supports chart components with graceful fallback.</w:t>
            </w:r>
            <w:r w:rsidDel="00000000" w:rsidR="00000000" w:rsidRPr="00000000">
              <w:rPr>
                <w:rtl w:val="0"/>
              </w:rPr>
            </w:r>
          </w:p>
        </w:tc>
      </w:tr>
    </w:tbl>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go9xmiv70jtl" w:id="25"/>
      <w:bookmarkEnd w:id="25"/>
      <w:r w:rsidDel="00000000" w:rsidR="00000000" w:rsidRPr="00000000">
        <w:rPr>
          <w:rFonts w:ascii="Times New Roman" w:cs="Times New Roman" w:eastAsia="Times New Roman" w:hAnsi="Times New Roman"/>
          <w:b w:val="1"/>
          <w:bCs w:val="1"/>
          <w:color w:val="000000"/>
          <w:sz w:val="22"/>
          <w:szCs w:val="22"/>
          <w:rtl w:val="0"/>
        </w:rPr>
        <w:t xml:space="preserve">2.2 UC-02 — View Booking Statistics </w:t>
      </w:r>
    </w:p>
    <w:p w:rsidR="00000000" w:rsidDel="00000000" w:rsidP="00000000" w:rsidRDefault="00000000" w:rsidRPr="00000000" w14:paraId="0000024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lk11anoj7hm" w:id="26"/>
      <w:bookmarkEnd w:id="26"/>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UC-01 — View Booking Statistics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rPr>
                <w:rFonts w:ascii="Times New Roman" w:cs="Times New Roman" w:eastAsia="Times New Roman" w:hAnsi="Times New Roman"/>
                <w:highlight w:val="white"/>
              </w:rPr>
            </w:pPr>
            <w:r w:rsidDel="00000000" w:rsidR="00000000" w:rsidRPr="00000000">
              <w:rPr>
                <w:color w:val="1f1f1f"/>
                <w:sz w:val="21"/>
                <w:szCs w:val="21"/>
                <w:highlight w:val="white"/>
                <w:rtl w:val="0"/>
              </w:rPr>
              <w:t xml:space="preserve">The Admin opens the Dashboard and selects "Booking Statistics."</w:t>
            </w:r>
            <w:r w:rsidDel="00000000" w:rsidR="00000000" w:rsidRPr="00000000">
              <w:rPr>
                <w:rFonts w:ascii="Times New Roman" w:cs="Times New Roman" w:eastAsia="Times New Roman" w:hAnsi="Times New Roman"/>
                <w:highlight w:val="white"/>
                <w:rtl w:val="0"/>
              </w:rPr>
              <w:t xml:space="preserve">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i w:val="1"/>
                <w:iCs w:val="1"/>
                <w:highlight w:val="white"/>
              </w:rPr>
            </w:pPr>
            <w:r w:rsidDel="00000000" w:rsidR="00000000" w:rsidRPr="00000000">
              <w:rPr>
                <w:color w:val="0d0d0d"/>
                <w:sz w:val="24"/>
                <w:szCs w:val="24"/>
                <w:shd w:fill="fcfcfc" w:val="clear"/>
                <w:rtl w:val="0"/>
              </w:rPr>
              <w:t xml:space="preserve">The Admin views booking statistics, including the number of bookings, booking trends over time, and statistics by location.</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numPr>
                <w:ilvl w:val="0"/>
                <w:numId w:val="5"/>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PRE-1: The Admin has been authenticated (JWT) and has the Admin role.</w:t>
            </w:r>
          </w:p>
          <w:p w:rsidR="00000000" w:rsidDel="00000000" w:rsidP="00000000" w:rsidRDefault="00000000" w:rsidRPr="00000000" w14:paraId="0000025C">
            <w:pPr>
              <w:numPr>
                <w:ilvl w:val="0"/>
                <w:numId w:val="5"/>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PRE-2: The system is connected to the database, and the Analytics Service is available.</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numPr>
                <w:ilvl w:val="0"/>
                <w:numId w:val="6"/>
              </w:numPr>
              <w:pBdr>
                <w:top w:color="auto" w:space="0" w:sz="0" w:val="none"/>
                <w:bottom w:color="auto" w:space="0" w:sz="0" w:val="none"/>
                <w:right w:color="auto" w:space="0" w:sz="0" w:val="none"/>
                <w:between w:color="auto" w:space="0" w:sz="0" w:val="none"/>
              </w:pBdr>
              <w:shd w:fill="fcfcfc" w:val="clear"/>
              <w:spacing w:after="120" w:before="120" w:lineRule="auto"/>
              <w:ind w:left="720" w:hanging="360"/>
            </w:pPr>
            <w:r w:rsidDel="00000000" w:rsidR="00000000" w:rsidRPr="00000000">
              <w:rPr>
                <w:color w:val="0d0d0d"/>
                <w:sz w:val="24"/>
                <w:szCs w:val="24"/>
                <w:rtl w:val="0"/>
              </w:rPr>
              <w:t xml:space="preserve">POST-1: Booking statistics are retrieved and displayed without modifying any system data.</w:t>
            </w:r>
          </w:p>
          <w:p w:rsidR="00000000" w:rsidDel="00000000" w:rsidP="00000000" w:rsidRDefault="00000000" w:rsidRPr="00000000" w14:paraId="00000262">
            <w:pPr>
              <w:shd w:fill="ffffff" w:val="clear"/>
              <w:ind w:left="580" w:hanging="240"/>
              <w:rPr>
                <w:rFonts w:ascii="Times New Roman" w:cs="Times New Roman" w:eastAsia="Times New Roman" w:hAnsi="Times New Roman"/>
              </w:rPr>
            </w:pPr>
            <w:r w:rsidDel="00000000" w:rsidR="00000000" w:rsidRPr="00000000">
              <w:rPr>
                <w:rtl w:val="0"/>
              </w:rPr>
            </w:r>
          </w:p>
        </w:tc>
      </w:tr>
      <w:tr>
        <w:trPr>
          <w:cantSplit w:val="0"/>
          <w:trHeight w:val="21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The Admin selects Booking Statistics.</w:t>
            </w:r>
          </w:p>
          <w:p w:rsidR="00000000" w:rsidDel="00000000" w:rsidP="00000000" w:rsidRDefault="00000000" w:rsidRPr="00000000" w14:paraId="00000267">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system verifies the Admin's permissions and calls GET /api/analytics/booking-statistics.</w:t>
            </w:r>
          </w:p>
          <w:p w:rsidR="00000000" w:rsidDel="00000000" w:rsidP="00000000" w:rsidRDefault="00000000" w:rsidRPr="00000000" w14:paraId="00000268">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system aggregates booking data by day, month, and location.</w:t>
            </w:r>
          </w:p>
          <w:p w:rsidR="00000000" w:rsidDel="00000000" w:rsidP="00000000" w:rsidRDefault="00000000" w:rsidRPr="00000000" w14:paraId="00000269">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system returns the data in JSON format.</w:t>
            </w:r>
          </w:p>
          <w:p w:rsidR="00000000" w:rsidDel="00000000" w:rsidP="00000000" w:rsidRDefault="00000000" w:rsidRPr="00000000" w14:paraId="0000026A">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The frontend renders charts and tables.</w:t>
            </w:r>
          </w:p>
          <w:p w:rsidR="00000000" w:rsidDel="00000000" w:rsidP="00000000" w:rsidRDefault="00000000" w:rsidRPr="00000000" w14:paraId="0000026B">
            <w:pPr>
              <w:numPr>
                <w:ilvl w:val="0"/>
                <w:numId w:val="2"/>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The Admin filters statistics by date range or location.</w:t>
            </w:r>
          </w:p>
          <w:p w:rsidR="00000000" w:rsidDel="00000000" w:rsidP="00000000" w:rsidRDefault="00000000" w:rsidRPr="00000000" w14:paraId="0000026C">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numPr>
                <w:ilvl w:val="0"/>
                <w:numId w:val="4"/>
              </w:numPr>
              <w:pBdr>
                <w:top w:color="auto" w:space="0" w:sz="0" w:val="none"/>
                <w:bottom w:color="auto" w:space="0" w:sz="0" w:val="none"/>
                <w:right w:color="auto" w:space="0" w:sz="0" w:val="none"/>
                <w:between w:color="auto" w:space="0" w:sz="0" w:val="none"/>
              </w:pBdr>
              <w:shd w:fill="fcfcfc" w:val="clear"/>
              <w:spacing w:after="120" w:before="120" w:lineRule="auto"/>
              <w:ind w:left="720" w:hanging="360"/>
            </w:pPr>
            <w:r w:rsidDel="00000000" w:rsidR="00000000" w:rsidRPr="00000000">
              <w:rPr>
                <w:color w:val="0d0d0d"/>
                <w:sz w:val="24"/>
                <w:szCs w:val="24"/>
                <w:rtl w:val="0"/>
              </w:rPr>
              <w:t xml:space="preserve">If the selected date range is very large, the system returns partial data using pagination or asynchronous loading.</w:t>
            </w:r>
            <w:r w:rsidDel="00000000" w:rsidR="00000000" w:rsidRPr="00000000">
              <w:rPr>
                <w:rtl w:val="0"/>
              </w:rPr>
            </w:r>
          </w:p>
        </w:tc>
      </w:tr>
      <w:tr>
        <w:trPr>
          <w:cantSplit w:val="0"/>
          <w:trHeight w:val="13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numPr>
                <w:ilvl w:val="0"/>
                <w:numId w:val="7"/>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E1: Unauthorized or non-admin users receive 401/403 Unauthorized.</w:t>
            </w:r>
          </w:p>
          <w:p w:rsidR="00000000" w:rsidDel="00000000" w:rsidP="00000000" w:rsidRDefault="00000000" w:rsidRPr="00000000" w14:paraId="00000275">
            <w:pPr>
              <w:numPr>
                <w:ilvl w:val="0"/>
                <w:numId w:val="7"/>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E2: If the database aggregation fails, the system returns 500 Internal Server Error with the message "Failed to load statistics."</w:t>
            </w:r>
          </w:p>
          <w:p w:rsidR="00000000" w:rsidDel="00000000" w:rsidP="00000000" w:rsidRDefault="00000000" w:rsidRPr="00000000" w14:paraId="00000276">
            <w:pPr>
              <w:shd w:fill="ffffff" w:val="clear"/>
              <w:rPr>
                <w:rFonts w:ascii="Times New Roman" w:cs="Times New Roman" w:eastAsia="Times New Roman" w:hAnsi="Times New Roman"/>
                <w:b w:val="1"/>
                <w:bCs w:val="1"/>
                <w:i w:val="1"/>
                <w:iCs w:val="1"/>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color w:val="0d0d0d"/>
                <w:sz w:val="24"/>
                <w:szCs w:val="24"/>
                <w:shd w:fill="fcfcfc" w:val="clear"/>
                <w:rtl w:val="0"/>
              </w:rPr>
              <w:t xml:space="preserve">High</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Daily (multiple times per day)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rPr>
                <w:color w:val="0d0d0d"/>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color w:val="0d0d0d"/>
                <w:sz w:val="24"/>
                <w:szCs w:val="24"/>
                <w:rtl w:val="0"/>
              </w:rPr>
              <w:t xml:space="preserve">Statistics are read-only.</w:t>
            </w:r>
          </w:p>
          <w:p w:rsidR="00000000" w:rsidDel="00000000" w:rsidP="00000000" w:rsidRDefault="00000000" w:rsidRPr="00000000" w14:paraId="00000287">
            <w:pPr>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Cached or pre-aggregated data should be used to improve performance.</w:t>
            </w:r>
          </w:p>
          <w:p w:rsidR="00000000" w:rsidDel="00000000" w:rsidP="00000000" w:rsidRDefault="00000000" w:rsidRPr="00000000" w14:paraId="00000288">
            <w:pPr>
              <w:numPr>
                <w:ilvl w:val="0"/>
                <w:numId w:val="8"/>
              </w:numPr>
              <w:pBdr>
                <w:top w:color="auto" w:space="0" w:sz="0" w:val="none"/>
                <w:bottom w:color="auto" w:space="0" w:sz="0" w:val="none"/>
                <w:right w:color="auto" w:space="0" w:sz="0" w:val="none"/>
                <w:between w:color="auto" w:space="0" w:sz="0" w:val="none"/>
              </w:pBdr>
              <w:shd w:fill="fcfcfc" w:val="clear"/>
              <w:spacing w:after="120" w:before="0" w:beforeAutospacing="0" w:lineRule="auto"/>
              <w:ind w:left="720" w:hanging="360"/>
            </w:pPr>
            <w:r w:rsidDel="00000000" w:rsidR="00000000" w:rsidRPr="00000000">
              <w:rPr>
                <w:color w:val="0d0d0d"/>
                <w:sz w:val="24"/>
                <w:szCs w:val="24"/>
                <w:rtl w:val="0"/>
              </w:rPr>
              <w:t xml:space="preserve">Heavy reports should be rate-limited.</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rPr>
                <w:color w:val="0d0d0d"/>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color w:val="0d0d0d"/>
                <w:sz w:val="24"/>
                <w:szCs w:val="24"/>
                <w:rtl w:val="0"/>
              </w:rPr>
              <w:t xml:space="preserve">Analytics data is either pre-aggregated or generated on demand.</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9302enbdxcts" w:id="27"/>
      <w:bookmarkEnd w:id="27"/>
      <w:r w:rsidDel="00000000" w:rsidR="00000000" w:rsidRPr="00000000">
        <w:rPr>
          <w:rFonts w:ascii="Times New Roman" w:cs="Times New Roman" w:eastAsia="Times New Roman" w:hAnsi="Times New Roman"/>
          <w:b w:val="1"/>
          <w:bCs w:val="1"/>
          <w:color w:val="000000"/>
          <w:sz w:val="22"/>
          <w:szCs w:val="22"/>
          <w:rtl w:val="0"/>
        </w:rPr>
        <w:t xml:space="preserve">2.3 UC-03 — View Pricing Surge Analytics  </w:t>
      </w:r>
    </w:p>
    <w:p w:rsidR="00000000" w:rsidDel="00000000" w:rsidP="00000000" w:rsidRDefault="00000000" w:rsidRPr="00000000" w14:paraId="0000029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x4ygijx45us" w:id="28"/>
      <w:bookmarkEnd w:id="28"/>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UC-03 — View Pricing Surge Analytics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rPr>
                <w:rFonts w:ascii="Times New Roman" w:cs="Times New Roman" w:eastAsia="Times New Roman" w:hAnsi="Times New Roman"/>
                <w:highlight w:val="white"/>
              </w:rPr>
            </w:pPr>
            <w:r w:rsidDel="00000000" w:rsidR="00000000" w:rsidRPr="00000000">
              <w:rPr>
                <w:color w:val="1f1f1f"/>
                <w:sz w:val="26"/>
                <w:szCs w:val="26"/>
                <w:shd w:fill="fdfcfc" w:val="clear"/>
                <w:rtl w:val="0"/>
              </w:rPr>
              <w:t xml:space="preserve">Admin selects "Pricing" tab or opens Dynamic Pricing section</w:t>
            </w: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i w:val="1"/>
                <w:iCs w:val="1"/>
                <w:highlight w:val="white"/>
              </w:rPr>
            </w:pPr>
            <w:r w:rsidDel="00000000" w:rsidR="00000000" w:rsidRPr="00000000">
              <w:rPr>
                <w:color w:val="1f1f1f"/>
                <w:sz w:val="26"/>
                <w:szCs w:val="26"/>
                <w:shd w:fill="fdfcfc" w:val="clear"/>
                <w:rtl w:val="0"/>
              </w:rPr>
              <w:t xml:space="preserve">View list/report of dynamic pricing (surges), multiplier rates, and affected cars.</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Admin is authenticated.</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Pricing surge service has data available (DB or computed).</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shd w:fill="ffffff" w:val="clear"/>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Displays current/historical surge list; does not modify data. </w:t>
            </w:r>
          </w:p>
        </w:tc>
      </w:tr>
      <w:tr>
        <w:trPr>
          <w:cantSplit w:val="0"/>
          <w:trHeight w:val="21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Actor: Admin opens Pricing tab.</w:t>
            </w:r>
          </w:p>
          <w:p w:rsidR="00000000" w:rsidDel="00000000" w:rsidP="00000000" w:rsidRDefault="00000000" w:rsidRPr="00000000" w14:paraId="000002B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System: Calls </w:t>
            </w:r>
            <w:r w:rsidDel="00000000" w:rsidR="00000000" w:rsidRPr="00000000">
              <w:rPr>
                <w:rFonts w:ascii="Roboto Mono" w:cs="Roboto Mono" w:eastAsia="Roboto Mono" w:hAnsi="Roboto Mono"/>
                <w:rtl w:val="0"/>
              </w:rPr>
              <w:t xml:space="preserve">/api/admin/pricing-surges</w:t>
            </w:r>
            <w:r w:rsidDel="00000000" w:rsidR="00000000" w:rsidRPr="00000000">
              <w:rPr>
                <w:rFonts w:ascii="Times New Roman" w:cs="Times New Roman" w:eastAsia="Times New Roman" w:hAnsi="Times New Roman"/>
                <w:rtl w:val="0"/>
              </w:rPr>
              <w:t xml:space="preserve"> or analytics endpoint.</w:t>
            </w:r>
          </w:p>
          <w:p w:rsidR="00000000" w:rsidDel="00000000" w:rsidP="00000000" w:rsidRDefault="00000000" w:rsidRPr="00000000" w14:paraId="000002B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System: Returns data &amp; renders table + badges.</w:t>
            </w:r>
          </w:p>
          <w:p w:rsidR="00000000" w:rsidDel="00000000" w:rsidP="00000000" w:rsidRDefault="00000000" w:rsidRPr="00000000" w14:paraId="000002B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Actor: Admin filters by car/time or exports data (if applicable).</w:t>
            </w:r>
          </w:p>
          <w:p w:rsidR="00000000" w:rsidDel="00000000" w:rsidP="00000000" w:rsidRDefault="00000000" w:rsidRPr="00000000" w14:paraId="000002B8">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shd w:fill="fcfcfc" w:val="clear"/>
              <w:spacing w:after="120" w:before="120" w:lineRule="auto"/>
              <w:ind w:left="0" w:firstLine="0"/>
              <w:rPr>
                <w:rFonts w:ascii="Times New Roman" w:cs="Times New Roman" w:eastAsia="Times New Roman" w:hAnsi="Times New Roman"/>
              </w:rPr>
            </w:pPr>
            <w:r w:rsidDel="00000000" w:rsidR="00000000" w:rsidRPr="00000000">
              <w:rPr>
                <w:rFonts w:ascii="Cardo" w:cs="Cardo" w:eastAsia="Cardo" w:hAnsi="Cardo"/>
                <w:rtl w:val="0"/>
              </w:rPr>
              <w:t xml:space="preserve">3.1.A1: If no surges exist → display "No surges configured". </w:t>
            </w:r>
          </w:p>
        </w:tc>
      </w:tr>
      <w:tr>
        <w:trPr>
          <w:cantSplit w:val="0"/>
          <w:trHeight w:val="13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3.0.E1:</w:t>
            </w:r>
            <w:r w:rsidDel="00000000" w:rsidR="00000000" w:rsidRPr="00000000">
              <w:rPr>
                <w:rFonts w:ascii="Cardo" w:cs="Cardo" w:eastAsia="Cardo" w:hAnsi="Cardo"/>
                <w:rtl w:val="0"/>
              </w:rPr>
              <w:t xml:space="preserve"> DB / computation error → returns 500 + message</w:t>
            </w:r>
            <w:r w:rsidDel="00000000" w:rsidR="00000000" w:rsidRPr="00000000">
              <w:rPr>
                <w:rFonts w:ascii="Times New Roman" w:cs="Times New Roman" w:eastAsia="Times New Roman" w:hAnsi="Times New Roman"/>
                <w:b w:val="1"/>
                <w:bCs w:val="1"/>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campaign / as needed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 FR7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does not utilize dynamic pricing, this section can be hidden.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Surge model contains multiplier, start/end dates, and isActive flag. </w:t>
            </w:r>
          </w:p>
        </w:tc>
      </w:tr>
    </w:tbl>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wfkr7wqns0li" w:id="29"/>
      <w:bookmarkEnd w:id="29"/>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qgx5gjv3ximy" w:id="30"/>
      <w:bookmarkEnd w:id="30"/>
      <w:r w:rsidDel="00000000" w:rsidR="00000000" w:rsidRPr="00000000">
        <w:rPr>
          <w:rFonts w:ascii="Times New Roman" w:cs="Times New Roman" w:eastAsia="Times New Roman" w:hAnsi="Times New Roman"/>
          <w:b w:val="1"/>
          <w:bCs w:val="1"/>
          <w:color w:val="000000"/>
          <w:sz w:val="22"/>
          <w:szCs w:val="22"/>
          <w:rtl w:val="0"/>
        </w:rPr>
        <w:t xml:space="preserve">2.4 UC-04 — View All Users  </w:t>
      </w:r>
    </w:p>
    <w:p w:rsidR="00000000" w:rsidDel="00000000" w:rsidP="00000000" w:rsidRDefault="00000000" w:rsidRPr="00000000" w14:paraId="000002D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iemizrjycj6" w:id="31"/>
      <w:bookmarkEnd w:id="31"/>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UC-04 — View All Users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opens "Users" tab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Displays user list, roles, and status; supports searching/pagination.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Admin is authenticated.</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Endpoint </w:t>
            </w:r>
            <w:r w:rsidDel="00000000" w:rsidR="00000000" w:rsidRPr="00000000">
              <w:rPr>
                <w:rFonts w:ascii="Roboto Mono" w:cs="Roboto Mono" w:eastAsia="Roboto Mono" w:hAnsi="Roboto Mono"/>
                <w:rtl w:val="0"/>
              </w:rPr>
              <w:t xml:space="preserve">/api/auth/users</w:t>
            </w:r>
            <w:r w:rsidDel="00000000" w:rsidR="00000000" w:rsidRPr="00000000">
              <w:rPr>
                <w:rFonts w:ascii="Times New Roman" w:cs="Times New Roman" w:eastAsia="Times New Roman" w:hAnsi="Times New Roman"/>
                <w:rtl w:val="0"/>
              </w:rPr>
              <w:t xml:space="preserve"> is accessible.</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hd w:fill="ffffff" w:val="clea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Returns a read-only user list; no DB changes. </w:t>
            </w:r>
          </w:p>
        </w:tc>
      </w:tr>
      <w:tr>
        <w:trPr>
          <w:cantSplit w:val="0"/>
          <w:trHeight w:val="21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Actor: </w:t>
            </w:r>
            <w:r w:rsidDel="00000000" w:rsidR="00000000" w:rsidRPr="00000000">
              <w:rPr>
                <w:rFonts w:ascii="Times New Roman" w:cs="Times New Roman" w:eastAsia="Times New Roman" w:hAnsi="Times New Roman"/>
                <w:rtl w:val="0"/>
              </w:rPr>
              <w:t xml:space="preserve">Admin opens "Users" tab</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F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 System: </w:t>
            </w:r>
            <w:r w:rsidDel="00000000" w:rsidR="00000000" w:rsidRPr="00000000">
              <w:rPr>
                <w:rFonts w:ascii="Times New Roman" w:cs="Times New Roman" w:eastAsia="Times New Roman" w:hAnsi="Times New Roman"/>
                <w:rtl w:val="0"/>
              </w:rPr>
              <w:t xml:space="preserve">Calls </w:t>
            </w:r>
            <w:r w:rsidDel="00000000" w:rsidR="00000000" w:rsidRPr="00000000">
              <w:rPr>
                <w:rFonts w:ascii="Roboto Mono" w:cs="Roboto Mono" w:eastAsia="Roboto Mono" w:hAnsi="Roboto Mono"/>
                <w:rtl w:val="0"/>
              </w:rPr>
              <w:t xml:space="preserve">/api/auth/users</w:t>
            </w:r>
            <w:r w:rsidDel="00000000" w:rsidR="00000000" w:rsidRPr="00000000">
              <w:rPr>
                <w:rFonts w:ascii="Times New Roman" w:cs="Times New Roman" w:eastAsia="Times New Roman" w:hAnsi="Times New Roman"/>
                <w:rtl w:val="0"/>
              </w:rPr>
              <w:t xml:space="preserve"> (with page, filter parameters).</w:t>
            </w:r>
          </w:p>
          <w:p w:rsidR="00000000" w:rsidDel="00000000" w:rsidP="00000000" w:rsidRDefault="00000000" w:rsidRPr="00000000" w14:paraId="000002F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 System: </w:t>
            </w:r>
            <w:r w:rsidDel="00000000" w:rsidR="00000000" w:rsidRPr="00000000">
              <w:rPr>
                <w:rFonts w:ascii="Times New Roman" w:cs="Times New Roman" w:eastAsia="Times New Roman" w:hAnsi="Times New Roman"/>
                <w:rtl w:val="0"/>
              </w:rPr>
              <w:t xml:space="preserve">Renders table (name, email, role, status).</w:t>
            </w:r>
          </w:p>
          <w:p w:rsidR="00000000" w:rsidDel="00000000" w:rsidP="00000000" w:rsidRDefault="00000000" w:rsidRPr="00000000" w14:paraId="000002F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 Actor: </w:t>
            </w:r>
            <w:r w:rsidDel="00000000" w:rsidR="00000000" w:rsidRPr="00000000">
              <w:rPr>
                <w:rFonts w:ascii="Times New Roman" w:cs="Times New Roman" w:eastAsia="Times New Roman" w:hAnsi="Times New Roman"/>
                <w:rtl w:val="0"/>
              </w:rPr>
              <w:t xml:space="preserve">Admin searches/filters or selects a user to perform actions (toggle/delete).</w:t>
            </w:r>
          </w:p>
          <w:p w:rsidR="00000000" w:rsidDel="00000000" w:rsidP="00000000" w:rsidRDefault="00000000" w:rsidRPr="00000000" w14:paraId="000002FE">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hd w:fill="fcfcfc"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4.1.A1:</w:t>
            </w:r>
            <w:r w:rsidDel="00000000" w:rsidR="00000000" w:rsidRPr="00000000">
              <w:rPr>
                <w:rFonts w:ascii="Cardo" w:cs="Cardo" w:eastAsia="Cardo" w:hAnsi="Cardo"/>
                <w:rtl w:val="0"/>
              </w:rPr>
              <w:t xml:space="preserve"> If user count is high → uses server-side pagination. </w:t>
            </w:r>
          </w:p>
        </w:tc>
      </w:tr>
      <w:tr>
        <w:trPr>
          <w:cantSplit w:val="0"/>
          <w:trHeight w:val="13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4.0.E1: </w:t>
            </w:r>
            <w:r w:rsidDel="00000000" w:rsidR="00000000" w:rsidRPr="00000000">
              <w:rPr>
                <w:rFonts w:ascii="Cardo" w:cs="Cardo" w:eastAsia="Cardo" w:hAnsi="Cardo"/>
                <w:rtl w:val="0"/>
              </w:rPr>
              <w:t xml:space="preserve">Unauthenticated → 401; 4.1.E2: DB error → 500.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 as needed for management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 FR4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PII data must be processed with care; audit log entry required for every view/status change. </w:t>
            </w:r>
          </w:p>
        </w:tc>
      </w:tr>
      <w:tr>
        <w:trPr>
          <w:cantSplit w:val="0"/>
          <w:trHeight w:val="285"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supports pagination &amp; filtering. </w:t>
            </w:r>
          </w:p>
        </w:tc>
      </w:tr>
    </w:tbl>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ccucirl71cz" w:id="32"/>
      <w:bookmarkEnd w:id="32"/>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0bbus5telf5" w:id="33"/>
      <w:bookmarkEnd w:id="33"/>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uv81nhg55n94" w:id="34"/>
      <w:bookmarkEnd w:id="34"/>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r3bkcvxox0e" w:id="35"/>
      <w:bookmarkEnd w:id="35"/>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6yydcka7f8v" w:id="36"/>
      <w:bookmarkEnd w:id="36"/>
      <w:r w:rsidDel="00000000" w:rsidR="00000000" w:rsidRPr="00000000">
        <w:rPr>
          <w:rFonts w:ascii="Times New Roman" w:cs="Times New Roman" w:eastAsia="Times New Roman" w:hAnsi="Times New Roman"/>
          <w:b w:val="1"/>
          <w:bCs w:val="1"/>
          <w:color w:val="000000"/>
          <w:sz w:val="22"/>
          <w:szCs w:val="22"/>
          <w:rtl w:val="0"/>
        </w:rPr>
        <w:t xml:space="preserve">2.5 UC-05 — Delete User   </w:t>
      </w:r>
    </w:p>
    <w:p w:rsidR="00000000" w:rsidDel="00000000" w:rsidP="00000000" w:rsidRDefault="00000000" w:rsidRPr="00000000" w14:paraId="0000032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l9c6y9tswq9" w:id="37"/>
      <w:bookmarkEnd w:id="37"/>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UC-05 — Delete Users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clicks Delete button for a user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deletes a user account from the system (or marks as deleted).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Admin is authenticated.</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Target user exists (</w:t>
            </w:r>
            <w:r w:rsidDel="00000000" w:rsidR="00000000" w:rsidRPr="00000000">
              <w:rPr>
                <w:rFonts w:ascii="Roboto Mono" w:cs="Roboto Mono" w:eastAsia="Roboto Mono" w:hAnsi="Roboto Mono"/>
                <w:rtl w:val="0"/>
              </w:rPr>
              <w:t xml:space="preserve">userId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PRE-3:</w:t>
            </w:r>
            <w:r w:rsidDel="00000000" w:rsidR="00000000" w:rsidRPr="00000000">
              <w:rPr>
                <w:rFonts w:ascii="Times New Roman" w:cs="Times New Roman" w:eastAsia="Times New Roman" w:hAnsi="Times New Roman"/>
                <w:rtl w:val="0"/>
              </w:rPr>
              <w:t xml:space="preserve"> Admin cannot delete themself (business rule).</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User record is marked deleted or removed; related resources handled (bookings remain or cancelled based on policy).</w:t>
            </w:r>
          </w:p>
          <w:p w:rsidR="00000000" w:rsidDel="00000000" w:rsidP="00000000" w:rsidRDefault="00000000" w:rsidRPr="00000000" w14:paraId="0000034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POST-2:</w:t>
            </w:r>
            <w:r w:rsidDel="00000000" w:rsidR="00000000" w:rsidRPr="00000000">
              <w:rPr>
                <w:rFonts w:ascii="Times New Roman" w:cs="Times New Roman" w:eastAsia="Times New Roman" w:hAnsi="Times New Roman"/>
                <w:rtl w:val="0"/>
              </w:rPr>
              <w:t xml:space="preserve"> Audit entry records the delete action (who, when, target).</w:t>
            </w:r>
          </w:p>
          <w:p w:rsidR="00000000" w:rsidDel="00000000" w:rsidP="00000000" w:rsidRDefault="00000000" w:rsidRPr="00000000" w14:paraId="00000342">
            <w:pPr>
              <w:shd w:fill="ffffff" w:val="clear"/>
              <w:rPr>
                <w:rFonts w:ascii="Times New Roman" w:cs="Times New Roman" w:eastAsia="Times New Roman" w:hAnsi="Times New Roman"/>
              </w:rPr>
            </w:pPr>
            <w:r w:rsidDel="00000000" w:rsidR="00000000" w:rsidRPr="00000000">
              <w:rPr>
                <w:rtl w:val="0"/>
              </w:rPr>
            </w:r>
          </w:p>
        </w:tc>
      </w:tr>
      <w:tr>
        <w:trPr>
          <w:cantSplit w:val="0"/>
          <w:trHeight w:val="21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Actor: Admin selects Delete on a user.</w:t>
            </w:r>
          </w:p>
          <w:p w:rsidR="00000000" w:rsidDel="00000000" w:rsidP="00000000" w:rsidRDefault="00000000" w:rsidRPr="00000000" w14:paraId="0000034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System: Displays confirmation popup.</w:t>
            </w:r>
          </w:p>
          <w:p w:rsidR="00000000" w:rsidDel="00000000" w:rsidP="00000000" w:rsidRDefault="00000000" w:rsidRPr="00000000" w14:paraId="0000034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Actor: Confirms action.</w:t>
            </w:r>
          </w:p>
          <w:p w:rsidR="00000000" w:rsidDel="00000000" w:rsidP="00000000" w:rsidRDefault="00000000" w:rsidRPr="00000000" w14:paraId="0000034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System: Validates business rules (cannot delete admin, cannot delete self).</w:t>
            </w:r>
          </w:p>
          <w:p w:rsidR="00000000" w:rsidDel="00000000" w:rsidP="00000000" w:rsidRDefault="00000000" w:rsidRPr="00000000" w14:paraId="0000034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System: Executes deletion (soft delete preferred) and logs audit entry.</w:t>
            </w:r>
          </w:p>
          <w:p w:rsidR="00000000" w:rsidDel="00000000" w:rsidP="00000000" w:rsidRDefault="00000000" w:rsidRPr="00000000" w14:paraId="0000034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System: Returns success; frontend refreshes the table.</w:t>
            </w:r>
          </w:p>
          <w:p w:rsidR="00000000" w:rsidDel="00000000" w:rsidP="00000000" w:rsidRDefault="00000000" w:rsidRPr="00000000" w14:paraId="0000034C">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hd w:fill="fcfcfc"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5.3.A1:</w:t>
            </w:r>
            <w:r w:rsidDel="00000000" w:rsidR="00000000" w:rsidRPr="00000000">
              <w:rPr>
                <w:rFonts w:ascii="Cardo" w:cs="Cardo" w:eastAsia="Cardo" w:hAnsi="Cardo"/>
                <w:rtl w:val="0"/>
              </w:rPr>
              <w:t xml:space="preserve"> If user has active bookings → system requires handling bookings first (reassign/cancel). </w:t>
            </w:r>
          </w:p>
        </w:tc>
      </w:tr>
      <w:tr>
        <w:trPr>
          <w:cantSplit w:val="0"/>
          <w:trHeight w:val="72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5.0.E1:</w:t>
            </w:r>
            <w:r w:rsidDel="00000000" w:rsidR="00000000" w:rsidRPr="00000000">
              <w:rPr>
                <w:rFonts w:ascii="Cardo" w:cs="Cardo" w:eastAsia="Cardo" w:hAnsi="Cardo"/>
                <w:rtl w:val="0"/>
              </w:rPr>
              <w:t xml:space="preserve"> Admin attempts to delete themself → returns 409 Conflict.</w:t>
            </w:r>
          </w:p>
          <w:p w:rsidR="00000000" w:rsidDel="00000000" w:rsidP="00000000" w:rsidRDefault="00000000" w:rsidRPr="00000000" w14:paraId="0000035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5.4.E2:</w:t>
            </w:r>
            <w:r w:rsidDel="00000000" w:rsidR="00000000" w:rsidRPr="00000000">
              <w:rPr>
                <w:rFonts w:ascii="Cardo" w:cs="Cardo" w:eastAsia="Cardo" w:hAnsi="Cardo"/>
                <w:rtl w:val="0"/>
              </w:rPr>
              <w:t xml:space="preserve"> DB error → returns 500, rollbacks partial changes.</w:t>
            </w:r>
          </w:p>
          <w:p w:rsidR="00000000" w:rsidDel="00000000" w:rsidP="00000000" w:rsidRDefault="00000000" w:rsidRPr="00000000" w14:paraId="00000356">
            <w:pPr>
              <w:shd w:fill="ffffff" w:val="clea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Occasionally (upon management request / user violation)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 FR6, FR7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soft-delete (flag + timestamp) to preserve integrity of bookings/payments history. </w:t>
            </w:r>
          </w:p>
        </w:tc>
      </w:tr>
      <w:tr>
        <w:trPr>
          <w:cantSplit w:val="0"/>
          <w:trHeight w:val="285"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 &amp; soft-delete capabilities are fully supported. </w:t>
            </w:r>
          </w:p>
        </w:tc>
      </w:tr>
    </w:tbl>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51kp2om46nv" w:id="38"/>
      <w:bookmarkEnd w:id="38"/>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4ziuz6jf8na" w:id="39"/>
      <w:bookmarkEnd w:id="39"/>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cjhhh2zwz9a" w:id="40"/>
      <w:bookmarkEnd w:id="40"/>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9bihj43g6blx" w:id="41"/>
      <w:bookmarkEnd w:id="41"/>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5kwrpmokuxr" w:id="42"/>
      <w:bookmarkEnd w:id="42"/>
      <w:r w:rsidDel="00000000" w:rsidR="00000000" w:rsidRPr="00000000">
        <w:rPr>
          <w:rFonts w:ascii="Times New Roman" w:cs="Times New Roman" w:eastAsia="Times New Roman" w:hAnsi="Times New Roman"/>
          <w:b w:val="1"/>
          <w:bCs w:val="1"/>
          <w:color w:val="000000"/>
          <w:sz w:val="22"/>
          <w:szCs w:val="22"/>
          <w:rtl w:val="0"/>
        </w:rPr>
        <w:t xml:space="preserve">2.6 UC-06 — View Cars </w:t>
      </w:r>
    </w:p>
    <w:p w:rsidR="00000000" w:rsidDel="00000000" w:rsidP="00000000" w:rsidRDefault="00000000" w:rsidRPr="00000000" w14:paraId="0000037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i4tnzgmaa44" w:id="43"/>
      <w:bookmarkEnd w:id="43"/>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UC-06 — Delete Users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opens "Cars" tab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views fleet/cars list (view-only for admin per policy).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Admin is authenticated.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Displays list of cars; does not allow mutation if read-only for admin policy is active. </w:t>
            </w:r>
          </w:p>
        </w:tc>
      </w:tr>
      <w:tr>
        <w:trPr>
          <w:cantSplit w:val="0"/>
          <w:trHeight w:val="21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Actor: Admin opens "Cars" tab.</w:t>
            </w:r>
          </w:p>
          <w:p w:rsidR="00000000" w:rsidDel="00000000" w:rsidP="00000000" w:rsidRDefault="00000000" w:rsidRPr="00000000" w14:paraId="0000039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System: Calls </w:t>
            </w:r>
            <w:r w:rsidDel="00000000" w:rsidR="00000000" w:rsidRPr="00000000">
              <w:rPr>
                <w:rFonts w:ascii="Roboto Mono" w:cs="Roboto Mono" w:eastAsia="Roboto Mono" w:hAnsi="Roboto Mono"/>
                <w:rtl w:val="0"/>
              </w:rPr>
              <w:t xml:space="preserve">GET /api/cars</w:t>
            </w:r>
            <w:r w:rsidDel="00000000" w:rsidR="00000000" w:rsidRPr="00000000">
              <w:rPr>
                <w:rFonts w:ascii="Times New Roman" w:cs="Times New Roman" w:eastAsia="Times New Roman" w:hAnsi="Times New Roman"/>
                <w:rtl w:val="0"/>
              </w:rPr>
              <w:t xml:space="preserve"> and renders cards/table.</w:t>
            </w:r>
          </w:p>
          <w:p w:rsidR="00000000" w:rsidDel="00000000" w:rsidP="00000000" w:rsidRDefault="00000000" w:rsidRPr="00000000" w14:paraId="0000039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Actor: Admin views details or navigates to specific car page.</w:t>
            </w:r>
          </w:p>
          <w:p w:rsidR="00000000" w:rsidDel="00000000" w:rsidP="00000000" w:rsidRDefault="00000000" w:rsidRPr="00000000" w14:paraId="00000394">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shd w:fill="fcfcfc"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6.1.A1:</w:t>
            </w:r>
            <w:r w:rsidDel="00000000" w:rsidR="00000000" w:rsidRPr="00000000">
              <w:rPr>
                <w:rFonts w:ascii="Cardo" w:cs="Cardo" w:eastAsia="Cardo" w:hAnsi="Cardo"/>
                <w:rtl w:val="0"/>
              </w:rPr>
              <w:t xml:space="preserve"> If admin has advanced permissions (future scope) → display edit/delete buttons (currently disabled). </w:t>
            </w:r>
          </w:p>
        </w:tc>
      </w:tr>
      <w:tr>
        <w:trPr>
          <w:cantSplit w:val="0"/>
          <w:trHeight w:val="72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6.0.E1:</w:t>
            </w:r>
            <w:r w:rsidDel="00000000" w:rsidR="00000000" w:rsidRPr="00000000">
              <w:rPr>
                <w:rFonts w:ascii="Cardo" w:cs="Cardo" w:eastAsia="Cardo" w:hAnsi="Cardo"/>
                <w:rtl w:val="0"/>
              </w:rPr>
              <w:t xml:space="preserve"> DB error → returns 500.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FR7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enforces admin read-only constraint for mutations (returns 403). </w:t>
            </w:r>
          </w:p>
        </w:tc>
      </w:tr>
      <w:tr>
        <w:trPr>
          <w:cantSplit w:val="0"/>
          <w:trHeight w:val="285"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Cars API supports filtering features. </w:t>
            </w:r>
          </w:p>
        </w:tc>
      </w:tr>
    </w:tbl>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gp6ixb12jowt" w:id="44"/>
      <w:bookmarkEnd w:id="44"/>
      <w:r w:rsidDel="00000000" w:rsidR="00000000" w:rsidRPr="00000000">
        <w:rPr>
          <w:rFonts w:ascii="Times New Roman" w:cs="Times New Roman" w:eastAsia="Times New Roman" w:hAnsi="Times New Roman"/>
          <w:b w:val="1"/>
          <w:bCs w:val="1"/>
          <w:color w:val="000000"/>
          <w:sz w:val="22"/>
          <w:szCs w:val="22"/>
          <w:rtl w:val="0"/>
        </w:rPr>
        <w:t xml:space="preserve">2.7 UC-07 — View All Bookings </w:t>
      </w:r>
    </w:p>
    <w:p w:rsidR="00000000" w:rsidDel="00000000" w:rsidP="00000000" w:rsidRDefault="00000000" w:rsidRPr="00000000" w14:paraId="000003B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jh60q66yuu5" w:id="45"/>
      <w:bookmarkEnd w:id="45"/>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UC-07 — View All Bookings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selects "Bookings" tab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views all bookings, status, details, can dispatch/coordinate (depending on policy).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Admin is authenticated.</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API </w:t>
            </w:r>
            <w:r w:rsidDel="00000000" w:rsidR="00000000" w:rsidRPr="00000000">
              <w:rPr>
                <w:rFonts w:ascii="Roboto Mono" w:cs="Roboto Mono" w:eastAsia="Roboto Mono" w:hAnsi="Roboto Mono"/>
                <w:rtl w:val="0"/>
              </w:rPr>
              <w:t xml:space="preserve">/bookings</w:t>
            </w:r>
            <w:r w:rsidDel="00000000" w:rsidR="00000000" w:rsidRPr="00000000">
              <w:rPr>
                <w:rFonts w:ascii="Times New Roman" w:cs="Times New Roman" w:eastAsia="Times New Roman" w:hAnsi="Times New Roman"/>
                <w:rtl w:val="0"/>
              </w:rPr>
              <w:t xml:space="preserve"> (admin) is protected and returns data.</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Displays list of bookings; status is read-only if policy restricts mutation. </w:t>
            </w:r>
          </w:p>
        </w:tc>
      </w:tr>
      <w:tr>
        <w:trPr>
          <w:cantSplit w:val="0"/>
          <w:trHeight w:val="21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Actor: Admin opens "Bookings" tab.</w:t>
            </w:r>
          </w:p>
          <w:p w:rsidR="00000000" w:rsidDel="00000000" w:rsidP="00000000" w:rsidRDefault="00000000" w:rsidRPr="00000000" w14:paraId="000003D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System: Calls </w:t>
            </w:r>
            <w:r w:rsidDel="00000000" w:rsidR="00000000" w:rsidRPr="00000000">
              <w:rPr>
                <w:rFonts w:ascii="Roboto Mono" w:cs="Roboto Mono" w:eastAsia="Roboto Mono" w:hAnsi="Roboto Mono"/>
                <w:rtl w:val="0"/>
              </w:rPr>
              <w:t xml:space="preserve">/api/bookings</w:t>
            </w:r>
            <w:r w:rsidDel="00000000" w:rsidR="00000000" w:rsidRPr="00000000">
              <w:rPr>
                <w:rFonts w:ascii="Times New Roman" w:cs="Times New Roman" w:eastAsia="Times New Roman" w:hAnsi="Times New Roman"/>
                <w:rtl w:val="0"/>
              </w:rPr>
              <w:t xml:space="preserve"> (admin-protected).</w:t>
            </w:r>
          </w:p>
          <w:p w:rsidR="00000000" w:rsidDel="00000000" w:rsidP="00000000" w:rsidRDefault="00000000" w:rsidRPr="00000000" w14:paraId="000003D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System: Renders list; admin can view details.</w:t>
            </w:r>
          </w:p>
          <w:p w:rsidR="00000000" w:rsidDel="00000000" w:rsidP="00000000" w:rsidRDefault="00000000" w:rsidRPr="00000000" w14:paraId="000003D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Actor: Admin navigates to booking detail page when necessary.</w:t>
            </w:r>
          </w:p>
          <w:p w:rsidR="00000000" w:rsidDel="00000000" w:rsidP="00000000" w:rsidRDefault="00000000" w:rsidRPr="00000000" w14:paraId="000003DA">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shd w:fill="fcfcfc"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7.2.A1:</w:t>
            </w:r>
            <w:r w:rsidDel="00000000" w:rsidR="00000000" w:rsidRPr="00000000">
              <w:rPr>
                <w:rFonts w:ascii="Cardo" w:cs="Cardo" w:eastAsia="Cardo" w:hAnsi="Cardo"/>
                <w:rtl w:val="0"/>
              </w:rPr>
              <w:t xml:space="preserve"> If admin is authorized to mutate booking → display action options (confirm payment, approve, cancel). </w:t>
            </w:r>
          </w:p>
        </w:tc>
      </w:tr>
      <w:tr>
        <w:trPr>
          <w:cantSplit w:val="0"/>
          <w:trHeight w:val="72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7.0.E1:</w:t>
            </w:r>
            <w:r w:rsidDel="00000000" w:rsidR="00000000" w:rsidRPr="00000000">
              <w:rPr>
                <w:rFonts w:ascii="Cardo" w:cs="Cardo" w:eastAsia="Cardo" w:hAnsi="Cardo"/>
                <w:rtl w:val="0"/>
              </w:rPr>
              <w:t xml:space="preserve"> Unauthorized → returns 401/403.</w:t>
            </w:r>
          </w:p>
          <w:p w:rsidR="00000000" w:rsidDel="00000000" w:rsidP="00000000" w:rsidRDefault="00000000" w:rsidRPr="00000000" w14:paraId="000003E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7.1.E2:</w:t>
            </w:r>
            <w:r w:rsidDel="00000000" w:rsidR="00000000" w:rsidRPr="00000000">
              <w:rPr>
                <w:rFonts w:ascii="Cardo" w:cs="Cardo" w:eastAsia="Cardo" w:hAnsi="Cardo"/>
                <w:rtl w:val="0"/>
              </w:rPr>
              <w:t xml:space="preserve"> DB error → returns 500.</w:t>
            </w:r>
          </w:p>
          <w:p w:rsidR="00000000" w:rsidDel="00000000" w:rsidP="00000000" w:rsidRDefault="00000000" w:rsidRPr="00000000" w14:paraId="000003E4">
            <w:pPr>
              <w:shd w:fill="ffffff" w:val="clea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 FR7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detail page handles the confirm payment workflow. </w:t>
            </w:r>
          </w:p>
        </w:tc>
      </w:tr>
      <w:tr>
        <w:trPr>
          <w:cantSplit w:val="0"/>
          <w:trHeight w:val="285"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enforces read-only admin constraints for booking mutations unless specific protected admin endpoints are explicitly used. </w:t>
            </w:r>
          </w:p>
        </w:tc>
      </w:tr>
    </w:tbl>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fnyf6o1b3nn" w:id="46"/>
      <w:bookmarkEnd w:id="46"/>
      <w:r w:rsidDel="00000000" w:rsidR="00000000" w:rsidRPr="00000000">
        <w:rPr>
          <w:rFonts w:ascii="Times New Roman" w:cs="Times New Roman" w:eastAsia="Times New Roman" w:hAnsi="Times New Roman"/>
          <w:b w:val="1"/>
          <w:bCs w:val="1"/>
          <w:color w:val="000000"/>
          <w:sz w:val="22"/>
          <w:szCs w:val="22"/>
          <w:rtl w:val="0"/>
        </w:rPr>
        <w:t xml:space="preserve">2.8 UC-08 — Receive Money From Bookings  </w:t>
      </w:r>
    </w:p>
    <w:p w:rsidR="00000000" w:rsidDel="00000000" w:rsidP="00000000" w:rsidRDefault="00000000" w:rsidRPr="00000000" w14:paraId="000003F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fq2frwqu5o0" w:id="47"/>
      <w:bookmarkEnd w:id="47"/>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UC-08 — Receive Money From Bookings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accesses the Financial Reconciliation dashboard and selects the billing month.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reviews and confirms the collection of the accumulated monthly commission fees (e.g., 10% platform fee) generated from all completed system bookings during the billing cycle.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Admin is authenticated and authorized (</w:t>
            </w:r>
            <w:r w:rsidDel="00000000" w:rsidR="00000000" w:rsidRPr="00000000">
              <w:rPr>
                <w:rFonts w:ascii="Roboto Mono" w:cs="Roboto Mono" w:eastAsia="Roboto Mono" w:hAnsi="Roboto Mono"/>
                <w:rtl w:val="0"/>
              </w:rPr>
              <w:t xml:space="preserve">role = admin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The targeted billing month has concluded, and booking data for that period is finalized.</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PRE-3:</w:t>
            </w:r>
            <w:r w:rsidDel="00000000" w:rsidR="00000000" w:rsidRPr="00000000">
              <w:rPr>
                <w:rFonts w:ascii="Times New Roman" w:cs="Times New Roman" w:eastAsia="Times New Roman" w:hAnsi="Times New Roman"/>
                <w:rtl w:val="0"/>
              </w:rPr>
              <w:t xml:space="preserve"> The Accounting Service has aggregated the total commission amounts.</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The monthly commission invoice/cycle status is updated to "Settled" or "Collected".</w:t>
            </w:r>
          </w:p>
          <w:p w:rsidR="00000000" w:rsidDel="00000000" w:rsidP="00000000" w:rsidRDefault="00000000" w:rsidRPr="00000000" w14:paraId="0000041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POST-2:</w:t>
            </w:r>
            <w:r w:rsidDel="00000000" w:rsidR="00000000" w:rsidRPr="00000000">
              <w:rPr>
                <w:rFonts w:ascii="Times New Roman" w:cs="Times New Roman" w:eastAsia="Times New Roman" w:hAnsi="Times New Roman"/>
                <w:rtl w:val="0"/>
              </w:rPr>
              <w:t xml:space="preserve"> Platform financial ledger is updated with the final monthly revenue entry.</w:t>
            </w:r>
          </w:p>
          <w:p w:rsidR="00000000" w:rsidDel="00000000" w:rsidP="00000000" w:rsidRDefault="00000000" w:rsidRPr="00000000" w14:paraId="0000041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POST-3:</w:t>
            </w:r>
            <w:r w:rsidDel="00000000" w:rsidR="00000000" w:rsidRPr="00000000">
              <w:rPr>
                <w:rFonts w:ascii="Times New Roman" w:cs="Times New Roman" w:eastAsia="Times New Roman" w:hAnsi="Times New Roman"/>
                <w:rtl w:val="0"/>
              </w:rPr>
              <w:t xml:space="preserve"> Audit entry records the reconciliation action (who, when, total amount collected).</w:t>
            </w:r>
          </w:p>
          <w:p w:rsidR="00000000" w:rsidDel="00000000" w:rsidP="00000000" w:rsidRDefault="00000000" w:rsidRPr="00000000" w14:paraId="0000041D">
            <w:pPr>
              <w:shd w:fill="ffffff" w:val="clear"/>
              <w:rPr>
                <w:rFonts w:ascii="Times New Roman" w:cs="Times New Roman" w:eastAsia="Times New Roman" w:hAnsi="Times New Roman"/>
              </w:rPr>
            </w:pPr>
            <w:r w:rsidDel="00000000" w:rsidR="00000000" w:rsidRPr="00000000">
              <w:rPr>
                <w:rtl w:val="0"/>
              </w:rPr>
            </w:r>
          </w:p>
        </w:tc>
      </w:tr>
      <w:tr>
        <w:trPr>
          <w:cantSplit w:val="0"/>
          <w:trHeight w:val="21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Actor: Admin opens the Monthly Financial Payout section.</w:t>
            </w:r>
          </w:p>
          <w:p w:rsidR="00000000" w:rsidDel="00000000" w:rsidP="00000000" w:rsidRDefault="00000000" w:rsidRPr="00000000" w14:paraId="0000042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System: Fetches and displays the aggregated commission report (total bookings, gross revenue, and total calculated admin commission) for the specified month.</w:t>
            </w:r>
          </w:p>
          <w:p w:rsidR="00000000" w:rsidDel="00000000" w:rsidP="00000000" w:rsidRDefault="00000000" w:rsidRPr="00000000" w14:paraId="0000042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Actor: Admin reviews the breakdown and clicks "Confirm Commission Receipt".</w:t>
            </w:r>
          </w:p>
          <w:p w:rsidR="00000000" w:rsidDel="00000000" w:rsidP="00000000" w:rsidRDefault="00000000" w:rsidRPr="00000000" w14:paraId="0000042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System: Validates the cycle state, marks the monthly commission record as "Settled", posts the entry to the platform ledger, and logs an audit entry.</w:t>
            </w:r>
          </w:p>
          <w:p w:rsidR="00000000" w:rsidDel="00000000" w:rsidP="00000000" w:rsidRDefault="00000000" w:rsidRPr="00000000" w14:paraId="0000042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System: Returns success and refreshes the financial dashboard.</w:t>
            </w:r>
          </w:p>
          <w:p w:rsidR="00000000" w:rsidDel="00000000" w:rsidP="00000000" w:rsidRDefault="00000000" w:rsidRPr="00000000" w14:paraId="00000426">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shd w:fill="fcfcfc"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8.2.A1:</w:t>
            </w:r>
            <w:r w:rsidDel="00000000" w:rsidR="00000000" w:rsidRPr="00000000">
              <w:rPr>
                <w:rFonts w:ascii="Cardo" w:cs="Cardo" w:eastAsia="Cardo" w:hAnsi="Cardo"/>
                <w:rtl w:val="0"/>
              </w:rPr>
              <w:t xml:space="preserve"> If manual verification is required (e.g., direct bank transfer reconciliation) → Admin uploads a bank statement proof before clicking confirm. </w:t>
            </w:r>
          </w:p>
        </w:tc>
      </w:tr>
      <w:tr>
        <w:trPr>
          <w:cantSplit w:val="0"/>
          <w:trHeight w:val="72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8.1.E1:</w:t>
            </w:r>
            <w:r w:rsidDel="00000000" w:rsidR="00000000" w:rsidRPr="00000000">
              <w:rPr>
                <w:rFonts w:ascii="Cardo" w:cs="Cardo" w:eastAsia="Cardo" w:hAnsi="Cardo"/>
                <w:rtl w:val="0"/>
              </w:rPr>
              <w:t xml:space="preserve"> The requested billing month has not ended yet → System flags an error: "Current billing cycle is still active".</w:t>
            </w:r>
          </w:p>
          <w:p w:rsidR="00000000" w:rsidDel="00000000" w:rsidP="00000000" w:rsidRDefault="00000000" w:rsidRPr="00000000" w14:paraId="0000042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8.3.E2:</w:t>
            </w:r>
            <w:r w:rsidDel="00000000" w:rsidR="00000000" w:rsidRPr="00000000">
              <w:rPr>
                <w:rFonts w:ascii="Cardo" w:cs="Cardo" w:eastAsia="Cardo" w:hAnsi="Cardo"/>
                <w:rtl w:val="0"/>
              </w:rPr>
              <w:t xml:space="preserve"> DB update fails → Rolls back ledger changes, returns 500, and logs an alert for the development ops team.</w:t>
            </w:r>
          </w:p>
          <w:p w:rsidR="00000000" w:rsidDel="00000000" w:rsidP="00000000" w:rsidRDefault="00000000" w:rsidRPr="00000000" w14:paraId="00000430">
            <w:pPr>
              <w:shd w:fill="ffffff" w:val="clea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(Once a month per billing cycle)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 FR5, FR7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 must be fully transactional and idempotent to prevent double-counting monthly revenue. Access is highly restricted to top-level administrators. </w:t>
            </w:r>
          </w:p>
        </w:tc>
      </w:tr>
      <w:tr>
        <w:trPr>
          <w:cantSplit w:val="0"/>
          <w:trHeight w:val="285"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calculation jobs (</w:t>
            </w:r>
            <w:r w:rsidDel="00000000" w:rsidR="00000000" w:rsidRPr="00000000">
              <w:rPr>
                <w:rFonts w:ascii="Roboto Mono" w:cs="Roboto Mono" w:eastAsia="Roboto Mono" w:hAnsi="Roboto Mono"/>
                <w:rtl w:val="0"/>
              </w:rPr>
              <w:t xml:space="preserve">computeMonthlyCommission</w:t>
            </w:r>
            <w:r w:rsidDel="00000000" w:rsidR="00000000" w:rsidRPr="00000000">
              <w:rPr>
                <w:rFonts w:ascii="Times New Roman" w:cs="Times New Roman" w:eastAsia="Times New Roman" w:hAnsi="Times New Roman"/>
                <w:rtl w:val="0"/>
              </w:rPr>
              <w:t xml:space="preserve">) run automatically at the end of every calendar month. </w:t>
            </w:r>
          </w:p>
        </w:tc>
      </w:tr>
    </w:tbl>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03aqhb6ukgx" w:id="48"/>
      <w:bookmarkEnd w:id="48"/>
      <w:r w:rsidDel="00000000" w:rsidR="00000000" w:rsidRPr="00000000">
        <w:rPr>
          <w:rFonts w:ascii="Times New Roman" w:cs="Times New Roman" w:eastAsia="Times New Roman" w:hAnsi="Times New Roman"/>
          <w:b w:val="1"/>
          <w:bCs w:val="1"/>
          <w:color w:val="000000"/>
          <w:sz w:val="22"/>
          <w:szCs w:val="22"/>
          <w:rtl w:val="0"/>
        </w:rPr>
        <w:t xml:space="preserve">2.9 UC-09 — Toggle User Status (Lock/Unlock)  </w:t>
      </w:r>
    </w:p>
    <w:p w:rsidR="00000000" w:rsidDel="00000000" w:rsidP="00000000" w:rsidRDefault="00000000" w:rsidRPr="00000000" w14:paraId="0000044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iyr3zw26nag" w:id="49"/>
      <w:bookmarkEnd w:id="49"/>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UC-09 — Toggle User Status (Lock/Unlock)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clicks Lock/Unlock button on user row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changes user status between Active and Locked.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Admin is authenticated.</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Target user exists and is not an admin (business rule restriction).</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rtl w:val="0"/>
              </w:rPr>
              <w:t xml:space="preserve">user.status</w:t>
            </w:r>
            <w:r w:rsidDel="00000000" w:rsidR="00000000" w:rsidRPr="00000000">
              <w:rPr>
                <w:rFonts w:ascii="Times New Roman" w:cs="Times New Roman" w:eastAsia="Times New Roman" w:hAnsi="Times New Roman"/>
                <w:rtl w:val="0"/>
              </w:rPr>
              <w:t xml:space="preserve"> is updated; if Locked, user is barred from logging in.</w:t>
            </w:r>
          </w:p>
          <w:p w:rsidR="00000000" w:rsidDel="00000000" w:rsidP="00000000" w:rsidRDefault="00000000" w:rsidRPr="00000000" w14:paraId="0000046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POST-2:</w:t>
            </w:r>
            <w:r w:rsidDel="00000000" w:rsidR="00000000" w:rsidRPr="00000000">
              <w:rPr>
                <w:rFonts w:ascii="Times New Roman" w:cs="Times New Roman" w:eastAsia="Times New Roman" w:hAnsi="Times New Roman"/>
                <w:rtl w:val="0"/>
              </w:rPr>
              <w:t xml:space="preserve"> Logs audit entry; sends notification to user.</w:t>
            </w:r>
          </w:p>
          <w:p w:rsidR="00000000" w:rsidDel="00000000" w:rsidP="00000000" w:rsidRDefault="00000000" w:rsidRPr="00000000" w14:paraId="00000468">
            <w:pPr>
              <w:shd w:fill="ffffff" w:val="clear"/>
              <w:rPr>
                <w:rFonts w:ascii="Times New Roman" w:cs="Times New Roman" w:eastAsia="Times New Roman" w:hAnsi="Times New Roman"/>
              </w:rPr>
            </w:pPr>
            <w:r w:rsidDel="00000000" w:rsidR="00000000" w:rsidRPr="00000000">
              <w:rPr>
                <w:rtl w:val="0"/>
              </w:rPr>
            </w:r>
          </w:p>
        </w:tc>
      </w:tr>
      <w:tr>
        <w:trPr>
          <w:cantSplit w:val="0"/>
          <w:trHeight w:val="12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Actor: Admin clicks Toggle.</w:t>
            </w:r>
          </w:p>
          <w:p w:rsidR="00000000" w:rsidDel="00000000" w:rsidP="00000000" w:rsidRDefault="00000000" w:rsidRPr="00000000" w14:paraId="0000046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System: Validates permissions &amp; business rules.</w:t>
            </w:r>
          </w:p>
          <w:p w:rsidR="00000000" w:rsidDel="00000000" w:rsidP="00000000" w:rsidRDefault="00000000" w:rsidRPr="00000000" w14:paraId="0000046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System: Updates status in DB, logs audit entry, sends notification.</w:t>
            </w:r>
          </w:p>
          <w:p w:rsidR="00000000" w:rsidDel="00000000" w:rsidP="00000000" w:rsidRDefault="00000000" w:rsidRPr="00000000" w14:paraId="0000046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System: Returns success; frontend updates status badge.</w:t>
            </w:r>
          </w:p>
          <w:p w:rsidR="00000000" w:rsidDel="00000000" w:rsidP="00000000" w:rsidRDefault="00000000" w:rsidRPr="00000000" w14:paraId="00000470">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hd w:fill="fcfcfc"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9.1.A1:</w:t>
            </w:r>
            <w:r w:rsidDel="00000000" w:rsidR="00000000" w:rsidRPr="00000000">
              <w:rPr>
                <w:rFonts w:ascii="Cardo" w:cs="Cardo" w:eastAsia="Cardo" w:hAnsi="Cardo"/>
                <w:rtl w:val="0"/>
              </w:rPr>
              <w:t xml:space="preserve"> If user has active sessions → invalidates refresh tokens. </w:t>
            </w:r>
          </w:p>
        </w:tc>
      </w:tr>
      <w:tr>
        <w:trPr>
          <w:cantSplit w:val="0"/>
          <w:trHeight w:val="72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9.0.E1:</w:t>
            </w:r>
            <w:r w:rsidDel="00000000" w:rsidR="00000000" w:rsidRPr="00000000">
              <w:rPr>
                <w:rFonts w:ascii="Cardo" w:cs="Cardo" w:eastAsia="Cardo" w:hAnsi="Cardo"/>
                <w:rtl w:val="0"/>
              </w:rPr>
              <w:t xml:space="preserve"> Unauthorized access → returns 403.</w:t>
            </w:r>
          </w:p>
          <w:p w:rsidR="00000000" w:rsidDel="00000000" w:rsidP="00000000" w:rsidRDefault="00000000" w:rsidRPr="00000000" w14:paraId="0000047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9.2.E2:</w:t>
            </w:r>
            <w:r w:rsidDel="00000000" w:rsidR="00000000" w:rsidRPr="00000000">
              <w:rPr>
                <w:rFonts w:ascii="Cardo" w:cs="Cardo" w:eastAsia="Cardo" w:hAnsi="Cardo"/>
                <w:rtl w:val="0"/>
              </w:rPr>
              <w:t xml:space="preserve"> DB error → returns 500.</w:t>
            </w:r>
          </w:p>
          <w:p w:rsidR="00000000" w:rsidDel="00000000" w:rsidP="00000000" w:rsidRDefault="00000000" w:rsidRPr="00000000" w14:paraId="0000047A">
            <w:pPr>
              <w:shd w:fill="ffffff" w:val="clea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Occasionally (user management)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 FR7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Locking action must invalidate active sessions; audit log entry is mandatory. </w:t>
            </w:r>
          </w:p>
        </w:tc>
      </w:tr>
      <w:tr>
        <w:trPr>
          <w:cantSplit w:val="0"/>
          <w:trHeight w:val="285"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w:t>
            </w:r>
            <w:r w:rsidDel="00000000" w:rsidR="00000000" w:rsidRPr="00000000">
              <w:rPr>
                <w:rFonts w:ascii="Roboto Mono" w:cs="Roboto Mono" w:eastAsia="Roboto Mono" w:hAnsi="Roboto Mono"/>
                <w:rtl w:val="0"/>
              </w:rPr>
              <w:t xml:space="preserve">PUT /auth/users/:id/status</w:t>
            </w:r>
            <w:r w:rsidDel="00000000" w:rsidR="00000000" w:rsidRPr="00000000">
              <w:rPr>
                <w:rFonts w:ascii="Times New Roman" w:cs="Times New Roman" w:eastAsia="Times New Roman" w:hAnsi="Times New Roman"/>
                <w:rtl w:val="0"/>
              </w:rPr>
              <w:t xml:space="preserve"> is available. </w:t>
            </w:r>
          </w:p>
        </w:tc>
      </w:tr>
    </w:tbl>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wzfzpq8xlgq5" w:id="50"/>
      <w:bookmarkEnd w:id="50"/>
      <w:r w:rsidDel="00000000" w:rsidR="00000000" w:rsidRPr="00000000">
        <w:rPr>
          <w:rFonts w:ascii="Times New Roman" w:cs="Times New Roman" w:eastAsia="Times New Roman" w:hAnsi="Times New Roman"/>
          <w:b w:val="1"/>
          <w:bCs w:val="1"/>
          <w:color w:val="000000"/>
          <w:sz w:val="22"/>
          <w:szCs w:val="22"/>
          <w:rtl w:val="0"/>
        </w:rPr>
        <w:t xml:space="preserve">2.10 UC-10 — Approve / Decline Become Seller Request   </w:t>
      </w:r>
    </w:p>
    <w:p w:rsidR="00000000" w:rsidDel="00000000" w:rsidP="00000000" w:rsidRDefault="00000000" w:rsidRPr="00000000" w14:paraId="0000049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b26itan8trv" w:id="51"/>
      <w:bookmarkEnd w:id="51"/>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4662786716879"/>
        <w:gridCol w:w="2485.2858610065045"/>
        <w:gridCol w:w="1874.8647723382405"/>
        <w:gridCol w:w="2746.8948990071895"/>
        <w:tblGridChange w:id="0">
          <w:tblGrid>
            <w:gridCol w:w="1918.4662786716879"/>
            <w:gridCol w:w="2485.2858610065045"/>
            <w:gridCol w:w="1874.8647723382405"/>
            <w:gridCol w:w="2746.89489900718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UC-10 — Approve / Decline Become Seller Request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Tiến Dũng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Admin selects a pending seller request → clicks Approve or Decline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 views requests in PENDING status and decides whether to mark as APPROVED (upgrades </w:t>
            </w:r>
            <w:r w:rsidDel="00000000" w:rsidR="00000000" w:rsidRPr="00000000">
              <w:rPr>
                <w:rFonts w:ascii="Roboto Mono" w:cs="Roboto Mono" w:eastAsia="Roboto Mono" w:hAnsi="Roboto Mono"/>
                <w:highlight w:val="white"/>
                <w:rtl w:val="0"/>
              </w:rPr>
              <w:t xml:space="preserve">user.role</w:t>
            </w:r>
            <w:r w:rsidDel="00000000" w:rsidR="00000000" w:rsidRPr="00000000">
              <w:rPr>
                <w:rFonts w:ascii="Cardo" w:cs="Cardo" w:eastAsia="Cardo" w:hAnsi="Cardo"/>
                <w:highlight w:val="white"/>
                <w:rtl w:val="0"/>
              </w:rPr>
              <w:t xml:space="preserve"> → seller) or DECLINED (logs justification reason and notifies user).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Admin is authenticated.</w:t>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SellerRequest exists with </w:t>
            </w:r>
            <w:r w:rsidDel="00000000" w:rsidR="00000000" w:rsidRPr="00000000">
              <w:rPr>
                <w:rFonts w:ascii="Roboto Mono" w:cs="Roboto Mono" w:eastAsia="Roboto Mono" w:hAnsi="Roboto Mono"/>
                <w:rtl w:val="0"/>
              </w:rPr>
              <w:t xml:space="preserve">status = PENDING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PRE-3:</w:t>
            </w:r>
            <w:r w:rsidDel="00000000" w:rsidR="00000000" w:rsidRPr="00000000">
              <w:rPr>
                <w:rFonts w:ascii="Times New Roman" w:cs="Times New Roman" w:eastAsia="Times New Roman" w:hAnsi="Times New Roman"/>
                <w:rtl w:val="0"/>
              </w:rPr>
              <w:t xml:space="preserve"> User profile is valid (e.g., email verified) — per configuration business rules.</w:t>
            </w:r>
          </w:p>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 (APPROVED):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rtl w:val="0"/>
              </w:rPr>
              <w:t xml:space="preserve">SellerRequest.status</w:t>
            </w:r>
            <w:r w:rsidDel="00000000" w:rsidR="00000000" w:rsidRPr="00000000">
              <w:rPr>
                <w:rFonts w:ascii="Times New Roman" w:cs="Times New Roman" w:eastAsia="Times New Roman" w:hAnsi="Times New Roman"/>
                <w:rtl w:val="0"/>
              </w:rPr>
              <w:t xml:space="preserve"> = APPROVED; </w:t>
            </w:r>
            <w:r w:rsidDel="00000000" w:rsidR="00000000" w:rsidRPr="00000000">
              <w:rPr>
                <w:rFonts w:ascii="Roboto Mono" w:cs="Roboto Mono" w:eastAsia="Roboto Mono" w:hAnsi="Roboto Mono"/>
                <w:rtl w:val="0"/>
              </w:rPr>
              <w:t xml:space="preserve">User.role</w:t>
            </w:r>
            <w:r w:rsidDel="00000000" w:rsidR="00000000" w:rsidRPr="00000000">
              <w:rPr>
                <w:rFonts w:ascii="Times New Roman" w:cs="Times New Roman" w:eastAsia="Times New Roman" w:hAnsi="Times New Roman"/>
                <w:rtl w:val="0"/>
              </w:rPr>
              <w:t xml:space="preserve"> updated to seller; </w:t>
            </w:r>
            <w:r w:rsidDel="00000000" w:rsidR="00000000" w:rsidRPr="00000000">
              <w:rPr>
                <w:rFonts w:ascii="Roboto Mono" w:cs="Roboto Mono" w:eastAsia="Roboto Mono" w:hAnsi="Roboto Mono"/>
                <w:rtl w:val="0"/>
              </w:rPr>
              <w:t xml:space="preserve">request.updated_by</w:t>
            </w:r>
            <w:r w:rsidDel="00000000" w:rsidR="00000000" w:rsidRPr="00000000">
              <w:rPr>
                <w:rFonts w:ascii="Times New Roman" w:cs="Times New Roman" w:eastAsia="Times New Roman" w:hAnsi="Times New Roman"/>
                <w:rtl w:val="0"/>
              </w:rPr>
              <w:t xml:space="preserve"> = adminId; </w:t>
            </w:r>
            <w:r w:rsidDel="00000000" w:rsidR="00000000" w:rsidRPr="00000000">
              <w:rPr>
                <w:rFonts w:ascii="Roboto Mono" w:cs="Roboto Mono" w:eastAsia="Roboto Mono" w:hAnsi="Roboto Mono"/>
                <w:rtl w:val="0"/>
              </w:rPr>
              <w:t xml:space="preserve">updated_at</w:t>
            </w:r>
            <w:r w:rsidDel="00000000" w:rsidR="00000000" w:rsidRPr="00000000">
              <w:rPr>
                <w:rFonts w:ascii="Times New Roman" w:cs="Times New Roman" w:eastAsia="Times New Roman" w:hAnsi="Times New Roman"/>
                <w:rtl w:val="0"/>
              </w:rPr>
              <w:t xml:space="preserve"> timestamp is set.</w:t>
            </w:r>
          </w:p>
          <w:p w:rsidR="00000000" w:rsidDel="00000000" w:rsidP="00000000" w:rsidRDefault="00000000" w:rsidRPr="00000000" w14:paraId="000004B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POST-2 (DECLINED):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rtl w:val="0"/>
              </w:rPr>
              <w:t xml:space="preserve">SellerRequest.status</w:t>
            </w:r>
            <w:r w:rsidDel="00000000" w:rsidR="00000000" w:rsidRPr="00000000">
              <w:rPr>
                <w:rFonts w:ascii="Times New Roman" w:cs="Times New Roman" w:eastAsia="Times New Roman" w:hAnsi="Times New Roman"/>
                <w:rtl w:val="0"/>
              </w:rPr>
              <w:t xml:space="preserve"> = DECLINED; </w:t>
            </w:r>
            <w:r w:rsidDel="00000000" w:rsidR="00000000" w:rsidRPr="00000000">
              <w:rPr>
                <w:rFonts w:ascii="Roboto Mono" w:cs="Roboto Mono" w:eastAsia="Roboto Mono" w:hAnsi="Roboto Mono"/>
                <w:rtl w:val="0"/>
              </w:rPr>
              <w:t xml:space="preserve">rejected_reason</w:t>
            </w:r>
            <w:r w:rsidDel="00000000" w:rsidR="00000000" w:rsidRPr="00000000">
              <w:rPr>
                <w:rFonts w:ascii="Times New Roman" w:cs="Times New Roman" w:eastAsia="Times New Roman" w:hAnsi="Times New Roman"/>
                <w:rtl w:val="0"/>
              </w:rPr>
              <w:t xml:space="preserve"> is stored; </w:t>
            </w:r>
            <w:r w:rsidDel="00000000" w:rsidR="00000000" w:rsidRPr="00000000">
              <w:rPr>
                <w:rFonts w:ascii="Roboto Mono" w:cs="Roboto Mono" w:eastAsia="Roboto Mono" w:hAnsi="Roboto Mono"/>
                <w:rtl w:val="0"/>
              </w:rPr>
              <w:t xml:space="preserve">updated_by</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updated_at</w:t>
            </w:r>
            <w:r w:rsidDel="00000000" w:rsidR="00000000" w:rsidRPr="00000000">
              <w:rPr>
                <w:rFonts w:ascii="Times New Roman" w:cs="Times New Roman" w:eastAsia="Times New Roman" w:hAnsi="Times New Roman"/>
                <w:rtl w:val="0"/>
              </w:rPr>
              <w:t xml:space="preserve"> are set.</w:t>
            </w:r>
          </w:p>
          <w:p w:rsidR="00000000" w:rsidDel="00000000" w:rsidP="00000000" w:rsidRDefault="00000000" w:rsidRPr="00000000" w14:paraId="000004B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POST-3:</w:t>
            </w:r>
            <w:r w:rsidDel="00000000" w:rsidR="00000000" w:rsidRPr="00000000">
              <w:rPr>
                <w:rFonts w:ascii="Times New Roman" w:cs="Times New Roman" w:eastAsia="Times New Roman" w:hAnsi="Times New Roman"/>
                <w:rtl w:val="0"/>
              </w:rPr>
              <w:t xml:space="preserve"> Notification sent to user; audit entry records the action.</w:t>
            </w:r>
          </w:p>
          <w:p w:rsidR="00000000" w:rsidDel="00000000" w:rsidP="00000000" w:rsidRDefault="00000000" w:rsidRPr="00000000" w14:paraId="000004B4">
            <w:pPr>
              <w:shd w:fill="ffffff" w:val="clear"/>
              <w:rPr>
                <w:rFonts w:ascii="Times New Roman" w:cs="Times New Roman" w:eastAsia="Times New Roman" w:hAnsi="Times New Roman"/>
              </w:rPr>
            </w:pPr>
            <w:r w:rsidDel="00000000" w:rsidR="00000000" w:rsidRPr="00000000">
              <w:rPr>
                <w:rtl w:val="0"/>
              </w:rPr>
            </w:r>
          </w:p>
        </w:tc>
      </w:tr>
      <w:tr>
        <w:trPr>
          <w:cantSplit w:val="0"/>
          <w:trHeight w:val="12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Actor: Admin opens pending seller requests list.</w:t>
            </w:r>
          </w:p>
          <w:p w:rsidR="00000000" w:rsidDel="00000000" w:rsidP="00000000" w:rsidRDefault="00000000" w:rsidRPr="00000000" w14:paraId="000004B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Actor: Selects request and clicks Approve.</w:t>
            </w:r>
          </w:p>
          <w:p w:rsidR="00000000" w:rsidDel="00000000" w:rsidP="00000000" w:rsidRDefault="00000000" w:rsidRPr="00000000" w14:paraId="000004BA">
            <w:pPr>
              <w:shd w:fill="ffffff" w:val="clear"/>
              <w:rPr>
                <w:rFonts w:ascii="Times New Roman" w:cs="Times New Roman" w:eastAsia="Times New Roman" w:hAnsi="Times New Roman"/>
              </w:rPr>
            </w:pPr>
            <w:r w:rsidDel="00000000" w:rsidR="00000000" w:rsidRPr="00000000">
              <w:rPr>
                <w:rFonts w:ascii="Cardo" w:cs="Cardo" w:eastAsia="Cardo" w:hAnsi="Cardo"/>
                <w:rtl w:val="0"/>
              </w:rPr>
              <w:t xml:space="preserve">10.2 System: Shows confirmation popup → Admin confirms.</w:t>
            </w:r>
          </w:p>
          <w:p w:rsidR="00000000" w:rsidDel="00000000" w:rsidP="00000000" w:rsidRDefault="00000000" w:rsidRPr="00000000" w14:paraId="000004B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System: Validates preconditions (</w:t>
            </w:r>
            <w:r w:rsidDel="00000000" w:rsidR="00000000" w:rsidRPr="00000000">
              <w:rPr>
                <w:rFonts w:ascii="Roboto Mono" w:cs="Roboto Mono" w:eastAsia="Roboto Mono" w:hAnsi="Roboto Mono"/>
                <w:rtl w:val="0"/>
              </w:rPr>
              <w:t xml:space="preserve">request.status</w:t>
            </w:r>
            <w:r w:rsidDel="00000000" w:rsidR="00000000" w:rsidRPr="00000000">
              <w:rPr>
                <w:rFonts w:ascii="Times New Roman" w:cs="Times New Roman" w:eastAsia="Times New Roman" w:hAnsi="Times New Roman"/>
                <w:rtl w:val="0"/>
              </w:rPr>
              <w:t xml:space="preserve"> must be pending).</w:t>
            </w:r>
          </w:p>
          <w:p w:rsidR="00000000" w:rsidDel="00000000" w:rsidP="00000000" w:rsidRDefault="00000000" w:rsidRPr="00000000" w14:paraId="000004B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System: If valid, updates </w:t>
            </w:r>
            <w:r w:rsidDel="00000000" w:rsidR="00000000" w:rsidRPr="00000000">
              <w:rPr>
                <w:rFonts w:ascii="Roboto Mono" w:cs="Roboto Mono" w:eastAsia="Roboto Mono" w:hAnsi="Roboto Mono"/>
                <w:rtl w:val="0"/>
              </w:rPr>
              <w:t xml:space="preserve">request.status</w:t>
            </w:r>
            <w:r w:rsidDel="00000000" w:rsidR="00000000" w:rsidRPr="00000000">
              <w:rPr>
                <w:rFonts w:ascii="Times New Roman" w:cs="Times New Roman" w:eastAsia="Times New Roman" w:hAnsi="Times New Roman"/>
                <w:rtl w:val="0"/>
              </w:rPr>
              <w:t xml:space="preserve"> = APPROVED, changes </w:t>
            </w:r>
            <w:r w:rsidDel="00000000" w:rsidR="00000000" w:rsidRPr="00000000">
              <w:rPr>
                <w:rFonts w:ascii="Roboto Mono" w:cs="Roboto Mono" w:eastAsia="Roboto Mono" w:hAnsi="Roboto Mono"/>
                <w:rtl w:val="0"/>
              </w:rPr>
              <w:t xml:space="preserve">user.role</w:t>
            </w:r>
            <w:r w:rsidDel="00000000" w:rsidR="00000000" w:rsidRPr="00000000">
              <w:rPr>
                <w:rFonts w:ascii="Cardo" w:cs="Cardo" w:eastAsia="Cardo" w:hAnsi="Cardo"/>
                <w:rtl w:val="0"/>
              </w:rPr>
              <w:t xml:space="preserve"> → seller, logs audit entry &amp; sends notification.</w:t>
            </w:r>
          </w:p>
          <w:p w:rsidR="00000000" w:rsidDel="00000000" w:rsidP="00000000" w:rsidRDefault="00000000" w:rsidRPr="00000000" w14:paraId="000004B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 System: Returns success; frontend removes request from pending list.</w:t>
            </w:r>
          </w:p>
          <w:p w:rsidR="00000000" w:rsidDel="00000000" w:rsidP="00000000" w:rsidRDefault="00000000" w:rsidRPr="00000000" w14:paraId="000004BE">
            <w:pPr>
              <w:shd w:fill="ffffff" w:val="clear"/>
              <w:rPr>
                <w:rFonts w:ascii="Times New Roman" w:cs="Times New Roman" w:eastAsia="Times New Roman" w:hAnsi="Times New Roman"/>
                <w:b w:val="1"/>
                <w:bCs w:val="1"/>
              </w:rPr>
            </w:pPr>
            <w:r w:rsidDel="00000000" w:rsidR="00000000" w:rsidRPr="00000000">
              <w:rPr>
                <w:rtl w:val="0"/>
              </w:rPr>
            </w:r>
          </w:p>
        </w:tc>
      </w:tr>
      <w:tr>
        <w:trPr>
          <w:cantSplit w:val="0"/>
          <w:trHeight w:val="81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10.3.A1:</w:t>
            </w:r>
            <w:r w:rsidDel="00000000" w:rsidR="00000000" w:rsidRPr="00000000">
              <w:rPr>
                <w:rFonts w:ascii="Cardo" w:cs="Cardo" w:eastAsia="Cardo" w:hAnsi="Cardo"/>
                <w:rtl w:val="0"/>
              </w:rPr>
              <w:t xml:space="preserve"> If admin wants to postpone decision → sets status = REVIEW (if supported).</w:t>
            </w:r>
          </w:p>
          <w:p w:rsidR="00000000" w:rsidDel="00000000" w:rsidP="00000000" w:rsidRDefault="00000000" w:rsidRPr="00000000" w14:paraId="000004C3">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10.4.A2:</w:t>
            </w:r>
            <w:r w:rsidDel="00000000" w:rsidR="00000000" w:rsidRPr="00000000">
              <w:rPr>
                <w:rFonts w:ascii="Cardo" w:cs="Cardo" w:eastAsia="Cardo" w:hAnsi="Cardo"/>
                <w:rtl w:val="0"/>
              </w:rPr>
              <w:t xml:space="preserve"> If user has missing verification items → system rejects approval action and displays reason.</w:t>
            </w:r>
            <w:r w:rsidDel="00000000" w:rsidR="00000000" w:rsidRPr="00000000">
              <w:rPr>
                <w:rtl w:val="0"/>
              </w:rPr>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hd w:fill="fcfcfc" w:val="clear"/>
              <w:spacing w:after="120" w:before="120" w:lineRule="auto"/>
              <w:rPr>
                <w:rFonts w:ascii="Times New Roman" w:cs="Times New Roman" w:eastAsia="Times New Roman" w:hAnsi="Times New Roman"/>
              </w:rPr>
            </w:pPr>
            <w:r w:rsidDel="00000000" w:rsidR="00000000" w:rsidRPr="00000000">
              <w:rPr>
                <w:rtl w:val="0"/>
              </w:rPr>
            </w:r>
          </w:p>
        </w:tc>
      </w:tr>
      <w:tr>
        <w:trPr>
          <w:cantSplit w:val="0"/>
          <w:trHeight w:val="72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10.0.E1:</w:t>
            </w:r>
            <w:r w:rsidDel="00000000" w:rsidR="00000000" w:rsidRPr="00000000">
              <w:rPr>
                <w:rFonts w:ascii="Cardo" w:cs="Cardo" w:eastAsia="Cardo" w:hAnsi="Cardo"/>
                <w:rtl w:val="0"/>
              </w:rPr>
              <w:t xml:space="preserve"> Request does not exist → returns 404.</w:t>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10.3.E2:</w:t>
            </w:r>
            <w:r w:rsidDel="00000000" w:rsidR="00000000" w:rsidRPr="00000000">
              <w:rPr>
                <w:rFonts w:ascii="Cardo" w:cs="Cardo" w:eastAsia="Cardo" w:hAnsi="Cardo"/>
                <w:rtl w:val="0"/>
              </w:rPr>
              <w:t xml:space="preserve"> Request is not PENDING (already reviewed) → returns 409 Conflict.</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10.4.E3:</w:t>
            </w:r>
            <w:r w:rsidDel="00000000" w:rsidR="00000000" w:rsidRPr="00000000">
              <w:rPr>
                <w:rFonts w:ascii="Cardo" w:cs="Cardo" w:eastAsia="Cardo" w:hAnsi="Cardo"/>
                <w:rtl w:val="0"/>
              </w:rPr>
              <w:t xml:space="preserve"> DB update fails → returns 500; if role change fails after request is updated → attempts rollback, logs error, marks request status = PENDING, and alerts operations.</w:t>
            </w:r>
          </w:p>
          <w:p w:rsidR="00000000" w:rsidDel="00000000" w:rsidP="00000000" w:rsidRDefault="00000000" w:rsidRPr="00000000" w14:paraId="000004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10.8.E4:</w:t>
            </w:r>
            <w:r w:rsidDel="00000000" w:rsidR="00000000" w:rsidRPr="00000000">
              <w:rPr>
                <w:rFonts w:ascii="Cardo" w:cs="Cardo" w:eastAsia="Cardo" w:hAnsi="Cardo"/>
                <w:rtl w:val="0"/>
              </w:rPr>
              <w:t xml:space="preserve"> Notification send fails → returns success for DB changes but logs notification failure and queues for retry.</w:t>
            </w:r>
            <w:r w:rsidDel="00000000" w:rsidR="00000000" w:rsidRPr="00000000">
              <w:rPr>
                <w:rtl w:val="0"/>
              </w:rPr>
            </w:r>
          </w:p>
          <w:p w:rsidR="00000000" w:rsidDel="00000000" w:rsidP="00000000" w:rsidRDefault="00000000" w:rsidRPr="00000000" w14:paraId="000004CC">
            <w:pPr>
              <w:shd w:fill="ffffff" w:val="clea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 </w:t>
            </w: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 FR6, FR8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must be idempotent (double-clicking does not cause duplicate approvals); requires concurrency guards (atomic compare-and-set on status). Audit entry tracks adminId, time, action, and reason (if declined). </w:t>
            </w:r>
          </w:p>
        </w:tc>
      </w:tr>
      <w:tr>
        <w:trPr>
          <w:cantSplit w:val="0"/>
          <w:trHeight w:val="285"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rtl w:val="0"/>
              </w:rPr>
              <w:t xml:space="preserve">SellerRequest</w:t>
            </w:r>
            <w:r w:rsidDel="00000000" w:rsidR="00000000" w:rsidRPr="00000000">
              <w:rPr>
                <w:rFonts w:ascii="Times New Roman" w:cs="Times New Roman" w:eastAsia="Times New Roman" w:hAnsi="Times New Roman"/>
                <w:rtl w:val="0"/>
              </w:rPr>
              <w:t xml:space="preserve"> model, </w:t>
            </w:r>
            <w:r w:rsidDel="00000000" w:rsidR="00000000" w:rsidRPr="00000000">
              <w:rPr>
                <w:rFonts w:ascii="Roboto Mono" w:cs="Roboto Mono" w:eastAsia="Roboto Mono" w:hAnsi="Roboto Mono"/>
                <w:rtl w:val="0"/>
              </w:rPr>
              <w:t xml:space="preserve">sendNotification</w:t>
            </w:r>
            <w:r w:rsidDel="00000000" w:rsidR="00000000" w:rsidRPr="00000000">
              <w:rPr>
                <w:rFonts w:ascii="Times New Roman" w:cs="Times New Roman" w:eastAsia="Times New Roman" w:hAnsi="Times New Roman"/>
                <w:rtl w:val="0"/>
              </w:rPr>
              <w:t xml:space="preserve"> function, and seller role are supported. </w:t>
            </w:r>
          </w:p>
        </w:tc>
      </w:tr>
    </w:tbl>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5qgdkh1r0r3" w:id="52"/>
      <w:bookmarkEnd w:id="52"/>
      <w:r w:rsidDel="00000000" w:rsidR="00000000" w:rsidRPr="00000000">
        <w:rPr>
          <w:rFonts w:ascii="Times New Roman" w:cs="Times New Roman" w:eastAsia="Times New Roman" w:hAnsi="Times New Roman"/>
          <w:b w:val="1"/>
          <w:bCs w:val="1"/>
          <w:color w:val="000000"/>
          <w:sz w:val="22"/>
          <w:szCs w:val="22"/>
          <w:rtl w:val="0"/>
        </w:rPr>
        <w:t xml:space="preserve">b. Business Rules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9624557799841"/>
        <w:gridCol w:w="2616.090380006847"/>
        <w:gridCol w:w="5566.458975236792"/>
        <w:tblGridChange w:id="0">
          <w:tblGrid>
            <w:gridCol w:w="842.9624557799841"/>
            <w:gridCol w:w="2616.090380006847"/>
            <w:gridCol w:w="5566.458975236792"/>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ID</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Business Rule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Business Rule 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Encoding</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User’s password must be encoded with MD5 hashing</w:t>
            </w:r>
          </w:p>
        </w:tc>
      </w:tr>
      <w:tr>
        <w:trPr>
          <w:cantSplit w:val="0"/>
          <w:trHeight w:val="13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Admin Authorization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shd w:fill="ffffff" w:val="clea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Admin-only endpoints require an authenticated token and role=admin. Unauthorized access attempts must return 401/403. </w:t>
            </w:r>
            <w:r w:rsidDel="00000000" w:rsidR="00000000" w:rsidRPr="00000000">
              <w:rPr>
                <w:rtl w:val="0"/>
              </w:rPr>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FR3</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Pricing Surge Governance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Dynamic pricing entries must have explicit start/end dates and multiplier values; admin view is read-only for analytics unless special override privileges are granted. </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FR4</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Admin Constraints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An admin cannot delete or lock their own account; administrative actions on fellow admin accounts are restricted based on hierarchy </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FR5</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Payment Confirmation Atomicity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Confirming payment must atomically update booking status, ledger records, and commission calculations; partial updates must automatically rollback or trigger compensating transactions. </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FR6</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Notification on Reviewer Actions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Any admin action changing user/account state (approve, decline, lock, delete, confirm payment) must automatically trigger a notification to the affected user. </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FR7</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Read-Only Admin on Cars/Bookings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admin role is read-only for Cars and Bookings modules by default; any mutation via admin APIs must be explicitly protected, restricted, and audited. </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FR8</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SellerRequest Validation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shd w:fill="ffffff" w:val="clear"/>
              <w:rPr>
                <w:rFonts w:ascii="Times New Roman" w:cs="Times New Roman" w:eastAsia="Times New Roman" w:hAnsi="Times New Roman"/>
                <w:color w:val="444444"/>
              </w:rPr>
            </w:pPr>
            <w:r w:rsidDel="00000000" w:rsidR="00000000" w:rsidRPr="00000000">
              <w:rPr>
                <w:rFonts w:ascii="Cardo" w:cs="Cardo" w:eastAsia="Cardo" w:hAnsi="Cardo"/>
                <w:color w:val="444444"/>
                <w:rtl w:val="0"/>
              </w:rPr>
              <w:t xml:space="preserve">Only requests in PENDING state can be approved; declining a request requires a non-empty reason string; all status transitions must be validated server-side (strictly PENDING → APPROVED/DECLINED only). </w:t>
            </w:r>
          </w:p>
        </w:tc>
      </w:tr>
    </w:tbl>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cmhwv64kw48" w:id="53"/>
      <w:bookmarkEnd w:id="53"/>
      <w:r w:rsidDel="00000000" w:rsidR="00000000" w:rsidRPr="00000000">
        <w:rPr>
          <w:rFonts w:ascii="Times New Roman" w:cs="Times New Roman" w:eastAsia="Times New Roman" w:hAnsi="Times New Roman"/>
          <w:b w:val="1"/>
          <w:bCs w:val="1"/>
          <w:sz w:val="22"/>
          <w:szCs w:val="22"/>
          <w:rtl w:val="0"/>
        </w:rPr>
        <w:t xml:space="preserve">3. Patron Feature</w:t>
      </w:r>
    </w:p>
    <w:p w:rsidR="00000000" w:rsidDel="00000000" w:rsidP="00000000" w:rsidRDefault="00000000" w:rsidRPr="00000000" w14:paraId="0000050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tx9dnptkj89j" w:id="54"/>
      <w:bookmarkEnd w:id="54"/>
      <w:r w:rsidDel="00000000" w:rsidR="00000000" w:rsidRPr="00000000">
        <w:rPr>
          <w:rFonts w:ascii="Times New Roman" w:cs="Times New Roman" w:eastAsia="Times New Roman" w:hAnsi="Times New Roman"/>
          <w:b w:val="1"/>
          <w:bCs w:val="1"/>
          <w:color w:val="000000"/>
          <w:sz w:val="22"/>
          <w:szCs w:val="22"/>
          <w:rtl w:val="0"/>
        </w:rPr>
        <w:t xml:space="preserve">3.1 UC-5_Order a Meal</w:t>
      </w:r>
    </w:p>
    <w:p w:rsidR="00000000" w:rsidDel="00000000" w:rsidP="00000000" w:rsidRDefault="00000000" w:rsidRPr="00000000" w14:paraId="0000050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l8buygzhkc4" w:id="55"/>
      <w:bookmarkEnd w:id="55"/>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3827887655777"/>
        <w:gridCol w:w="2359.4251348502703"/>
        <w:gridCol w:w="1861.95597991196"/>
        <w:gridCol w:w="2913.7479074958155"/>
        <w:tblGridChange w:id="0">
          <w:tblGrid>
            <w:gridCol w:w="1890.3827887655777"/>
            <w:gridCol w:w="2359.4251348502703"/>
            <w:gridCol w:w="1861.95597991196"/>
            <w:gridCol w:w="2913.747907495815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UC-5 Order a Meal</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Prithvi Raj</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10/4/13</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Cafeteria Inventory System</w:t>
            </w:r>
          </w:p>
        </w:tc>
      </w:tr>
      <w:tr>
        <w:trPr>
          <w:cantSplit w:val="0"/>
          <w:trHeight w:val="9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Patron indicates that he wants to order a meal</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Patron is logged into COS.</w:t>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Patron is registered for meal payments by payroll deduction.</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Meal order is stored in COS with a status of “Accepted”.</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Inventory of available food items is updated to reflect items in this order.</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Remaining delivery capacity for the requested time window is updated.</w:t>
            </w:r>
          </w:p>
        </w:tc>
      </w:tr>
      <w:tr>
        <w:trPr>
          <w:cantSplit w:val="0"/>
          <w:trHeight w:val="460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 Order a Single Meal</w:t>
            </w:r>
          </w:p>
          <w:p w:rsidR="00000000" w:rsidDel="00000000" w:rsidP="00000000" w:rsidRDefault="00000000" w:rsidRPr="00000000" w14:paraId="00000526">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asks to view menu for a specific date. (see 5.0.E1, 5.0.E2)</w:t>
            </w:r>
          </w:p>
          <w:p w:rsidR="00000000" w:rsidDel="00000000" w:rsidP="00000000" w:rsidRDefault="00000000" w:rsidRPr="00000000" w14:paraId="00000527">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displays menu of available food items and the daily special.</w:t>
            </w:r>
          </w:p>
          <w:p w:rsidR="00000000" w:rsidDel="00000000" w:rsidP="00000000" w:rsidRDefault="00000000" w:rsidRPr="00000000" w14:paraId="00000528">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selects one or more food items from menu. (see 5.1)</w:t>
            </w:r>
          </w:p>
          <w:p w:rsidR="00000000" w:rsidDel="00000000" w:rsidP="00000000" w:rsidRDefault="00000000" w:rsidRPr="00000000" w14:paraId="00000529">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indicates that meal order is complete. (see 5.2)</w:t>
            </w:r>
          </w:p>
          <w:p w:rsidR="00000000" w:rsidDel="00000000" w:rsidP="00000000" w:rsidRDefault="00000000" w:rsidRPr="00000000" w14:paraId="0000052A">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displays ordered menu items, individual prices, and total price, including taxes and delivery charge.</w:t>
            </w:r>
          </w:p>
          <w:p w:rsidR="00000000" w:rsidDel="00000000" w:rsidP="00000000" w:rsidRDefault="00000000" w:rsidRPr="00000000" w14:paraId="0000052B">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either confirms meal order (continue normal flow) or requests to modify meal order (return to step 2).</w:t>
            </w:r>
          </w:p>
          <w:p w:rsidR="00000000" w:rsidDel="00000000" w:rsidP="00000000" w:rsidRDefault="00000000" w:rsidRPr="00000000" w14:paraId="0000052C">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displays available delivery times for the delivery date.</w:t>
            </w:r>
          </w:p>
          <w:p w:rsidR="00000000" w:rsidDel="00000000" w:rsidP="00000000" w:rsidRDefault="00000000" w:rsidRPr="00000000" w14:paraId="0000052D">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selects a delivery time and specifies the delivery location.</w:t>
            </w:r>
          </w:p>
          <w:p w:rsidR="00000000" w:rsidDel="00000000" w:rsidP="00000000" w:rsidRDefault="00000000" w:rsidRPr="00000000" w14:paraId="0000052E">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specifies payment method.</w:t>
            </w:r>
          </w:p>
          <w:p w:rsidR="00000000" w:rsidDel="00000000" w:rsidP="00000000" w:rsidRDefault="00000000" w:rsidRPr="00000000" w14:paraId="0000052F">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confirms acceptance of the order.</w:t>
            </w:r>
          </w:p>
          <w:p w:rsidR="00000000" w:rsidDel="00000000" w:rsidP="00000000" w:rsidRDefault="00000000" w:rsidRPr="00000000" w14:paraId="00000530">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sends Patron an email message confirming order details, price, and delivery instructions.</w:t>
            </w:r>
          </w:p>
          <w:p w:rsidR="00000000" w:rsidDel="00000000" w:rsidP="00000000" w:rsidRDefault="00000000" w:rsidRPr="00000000" w14:paraId="00000531">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stores order, sends food item information to Cafeteria Inventory System, and updates available delivery times.</w:t>
            </w:r>
          </w:p>
        </w:tc>
      </w:tr>
      <w:tr>
        <w:trPr>
          <w:cantSplit w:val="0"/>
          <w:trHeight w:val="180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after="40" w:before="40" w:lineRule="auto"/>
              <w:ind w:right="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Order multiple identical meals</w:t>
            </w:r>
          </w:p>
          <w:p w:rsidR="00000000" w:rsidDel="00000000" w:rsidP="00000000" w:rsidRDefault="00000000" w:rsidRPr="00000000" w14:paraId="00000536">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requests a specified number of identical meals. (see 5.1.E1)</w:t>
            </w:r>
          </w:p>
          <w:p w:rsidR="00000000" w:rsidDel="00000000" w:rsidP="00000000" w:rsidRDefault="00000000" w:rsidRPr="00000000" w14:paraId="00000537">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Return to step 4 of normal flow.</w:t>
            </w:r>
          </w:p>
          <w:p w:rsidR="00000000" w:rsidDel="00000000" w:rsidP="00000000" w:rsidRDefault="00000000" w:rsidRPr="00000000" w14:paraId="00000538">
            <w:pPr>
              <w:spacing w:after="40" w:before="40" w:lineRule="auto"/>
              <w:ind w:left="-2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Order multiple meals</w:t>
            </w:r>
          </w:p>
          <w:p w:rsidR="00000000" w:rsidDel="00000000" w:rsidP="00000000" w:rsidRDefault="00000000" w:rsidRPr="00000000" w14:paraId="00000539">
            <w:pPr>
              <w:ind w:left="6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asks to order another meal.</w:t>
            </w:r>
          </w:p>
          <w:p w:rsidR="00000000" w:rsidDel="00000000" w:rsidP="00000000" w:rsidRDefault="00000000" w:rsidRPr="00000000" w14:paraId="0000053A">
            <w:pPr>
              <w:ind w:left="6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Return to step 1 of normal flow.</w:t>
            </w:r>
          </w:p>
        </w:tc>
      </w:tr>
      <w:tr>
        <w:trPr>
          <w:cantSplit w:val="0"/>
          <w:trHeight w:val="48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after="40" w:before="40" w:lineRule="auto"/>
              <w:ind w:left="-2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5.0.E1 Requested date is today and current time is after today’s order cutoff time</w:t>
            </w:r>
          </w:p>
          <w:p w:rsidR="00000000" w:rsidDel="00000000" w:rsidP="00000000" w:rsidRDefault="00000000" w:rsidRPr="00000000" w14:paraId="0000053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COS informs Patron that it’s too late to place an order for today.</w:t>
            </w:r>
          </w:p>
          <w:p w:rsidR="00000000" w:rsidDel="00000000" w:rsidP="00000000" w:rsidRDefault="00000000" w:rsidRPr="00000000" w14:paraId="0000054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If Patron cancels the meal ordering process, then COS terminates use case.</w:t>
            </w:r>
          </w:p>
          <w:p w:rsidR="00000000" w:rsidDel="00000000" w:rsidP="00000000" w:rsidRDefault="00000000" w:rsidRPr="00000000" w14:paraId="0000054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Else if Patron requests another date, then COS restarts use case.</w:t>
            </w:r>
          </w:p>
          <w:p w:rsidR="00000000" w:rsidDel="00000000" w:rsidP="00000000" w:rsidRDefault="00000000" w:rsidRPr="00000000" w14:paraId="00000542">
            <w:pPr>
              <w:spacing w:after="40" w:before="40" w:lineRule="auto"/>
              <w:ind w:left="-2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5.0.E2 No delivery times left</w:t>
            </w:r>
          </w:p>
          <w:p w:rsidR="00000000" w:rsidDel="00000000" w:rsidP="00000000" w:rsidRDefault="00000000" w:rsidRPr="00000000" w14:paraId="0000054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COS informs Patron that no delivery times are available for the meal date.</w:t>
            </w:r>
          </w:p>
          <w:p w:rsidR="00000000" w:rsidDel="00000000" w:rsidP="00000000" w:rsidRDefault="00000000" w:rsidRPr="00000000" w14:paraId="0000054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If Patron cancels the meal ordering process, then COS terminates use case.</w:t>
            </w:r>
          </w:p>
          <w:p w:rsidR="00000000" w:rsidDel="00000000" w:rsidP="00000000" w:rsidRDefault="00000000" w:rsidRPr="00000000" w14:paraId="0000054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Else if Patron requests to pick the order up at the cafeteria, then continue with normal flow, but skip steps 7 and 8.</w:t>
            </w:r>
          </w:p>
          <w:p w:rsidR="00000000" w:rsidDel="00000000" w:rsidP="00000000" w:rsidRDefault="00000000" w:rsidRPr="00000000" w14:paraId="00000546">
            <w:pPr>
              <w:spacing w:after="40" w:before="40" w:lineRule="auto"/>
              <w:ind w:left="-2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5.1.E1 Insufficient inventory to fulfill multiple meal order</w:t>
            </w:r>
          </w:p>
          <w:p w:rsidR="00000000" w:rsidDel="00000000" w:rsidP="00000000" w:rsidRDefault="00000000" w:rsidRPr="00000000" w14:paraId="0000054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COS informs Patron of the maximum number of identical meals he can order, based on current available inventory.</w:t>
            </w:r>
          </w:p>
          <w:p w:rsidR="00000000" w:rsidDel="00000000" w:rsidP="00000000" w:rsidRDefault="00000000" w:rsidRPr="00000000" w14:paraId="0000054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If Patron modifies number of meals ordered, then Return to step 4 of normal flow.</w:t>
            </w:r>
          </w:p>
          <w:p w:rsidR="00000000" w:rsidDel="00000000" w:rsidP="00000000" w:rsidRDefault="00000000" w:rsidRPr="00000000" w14:paraId="0000054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Else if Patron cancels the meal ordering process, then COS terminates use case.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9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Approximately 300 users, average of one usage per day. Peak usage load for this use case is between 9:00 A.M. and 10:00 A.M. local time.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ind w:left="1400" w:hanging="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 BR-11, BR-12, BR-33</w:t>
            </w:r>
          </w:p>
        </w:tc>
      </w:tr>
      <w:tr>
        <w:trPr>
          <w:cantSplit w:val="0"/>
          <w:trHeight w:val="229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spacing w:after="40" w:before="40" w:line="261.8181818181818" w:lineRule="auto"/>
              <w:ind w:left="720" w:right="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shall be able to cancel the meal ordering process at any time prior to confirming it.</w:t>
            </w:r>
          </w:p>
          <w:p w:rsidR="00000000" w:rsidDel="00000000" w:rsidP="00000000" w:rsidRDefault="00000000" w:rsidRPr="00000000" w14:paraId="0000055A">
            <w:pPr>
              <w:spacing w:after="40" w:before="40" w:line="261.8181818181818" w:lineRule="auto"/>
              <w:ind w:left="720" w:right="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Patron shall be able to view all meals he ordered within the previous six months and repeat one of those meals as the new order, provided that all food items are available on the menu for the requested delivery date. (Priority = M)</w:t>
            </w:r>
          </w:p>
          <w:p w:rsidR="00000000" w:rsidDel="00000000" w:rsidP="00000000" w:rsidRDefault="00000000" w:rsidRPr="00000000" w14:paraId="0000055B">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The default date is the current date if the Patron is using the system before today’s order cutoff time. Otherwise, the default date is the next day that the cafeteria is open.</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F">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that 15 percent of Patrons will order the daily special (source: previous 6 months of cafeteria data).</w:t>
            </w:r>
          </w:p>
        </w:tc>
      </w:tr>
    </w:tbl>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tw9xu4p9xln" w:id="56"/>
      <w:bookmarkEnd w:id="56"/>
      <w:r w:rsidDel="00000000" w:rsidR="00000000" w:rsidRPr="00000000">
        <w:rPr>
          <w:rFonts w:ascii="Times New Roman" w:cs="Times New Roman" w:eastAsia="Times New Roman" w:hAnsi="Times New Roman"/>
          <w:b w:val="1"/>
          <w:bCs w:val="1"/>
          <w:color w:val="000000"/>
          <w:sz w:val="22"/>
          <w:szCs w:val="22"/>
          <w:rtl w:val="0"/>
        </w:rPr>
        <w:t xml:space="preserve">b. Business Rules</w:t>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rtao7n2nqnbl" w:id="57"/>
      <w:bookmarkEnd w:id="57"/>
      <w:r w:rsidDel="00000000" w:rsidR="00000000" w:rsidRPr="00000000">
        <w:rPr>
          <w:rFonts w:ascii="Times New Roman" w:cs="Times New Roman" w:eastAsia="Times New Roman" w:hAnsi="Times New Roman"/>
          <w:b w:val="1"/>
          <w:bCs w:val="1"/>
          <w:color w:val="000000"/>
          <w:sz w:val="22"/>
          <w:szCs w:val="22"/>
          <w:rtl w:val="0"/>
        </w:rPr>
        <w:t xml:space="preserve">3.2 UC-6_Register for Payroll Deduction</w:t>
      </w:r>
    </w:p>
    <w:p w:rsidR="00000000" w:rsidDel="00000000" w:rsidP="00000000" w:rsidRDefault="00000000" w:rsidRPr="00000000" w14:paraId="0000056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vaudrj6ojdl" w:id="58"/>
      <w:bookmarkEnd w:id="58"/>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1286420427732"/>
        <w:gridCol w:w="2690.5705556521525"/>
        <w:gridCol w:w="1836.4211729054375"/>
        <w:gridCol w:w="2619.3914404232596"/>
        <w:tblGridChange w:id="0">
          <w:tblGrid>
            <w:gridCol w:w="1879.1286420427732"/>
            <w:gridCol w:w="2690.5705556521525"/>
            <w:gridCol w:w="1836.4211729054375"/>
            <w:gridCol w:w="2619.3914404232596"/>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UC-6 Register for Payroll Deduction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Nancy Anderson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9/15/13</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System</w:t>
            </w:r>
          </w:p>
        </w:tc>
      </w:tr>
      <w:tr>
        <w:trPr>
          <w:cantSplit w:val="0"/>
          <w:trHeight w:val="9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trPr>
          <w:cantSplit w:val="0"/>
          <w:trHeight w:val="49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 requests to register for payroll deduction, or Patron says yes when COS asks if he wants to register</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Patron is logged into COS.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Patron is registered for payroll deduction.</w:t>
            </w:r>
          </w:p>
        </w:tc>
      </w:tr>
      <w:tr>
        <w:trPr>
          <w:cantSplit w:val="0"/>
          <w:trHeight w:val="19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 Register for Payroll Deduction</w:t>
            </w:r>
          </w:p>
          <w:p w:rsidR="00000000" w:rsidDel="00000000" w:rsidP="00000000" w:rsidRDefault="00000000" w:rsidRPr="00000000" w14:paraId="00000586">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asks Payroll System if Patron is eligible to register for payroll deduction.</w:t>
            </w:r>
          </w:p>
          <w:p w:rsidR="00000000" w:rsidDel="00000000" w:rsidP="00000000" w:rsidRDefault="00000000" w:rsidRPr="00000000" w14:paraId="00000587">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Payroll System confirms that Patron is eligible to register for payroll deduction.</w:t>
            </w:r>
          </w:p>
          <w:p w:rsidR="00000000" w:rsidDel="00000000" w:rsidP="00000000" w:rsidRDefault="00000000" w:rsidRPr="00000000" w14:paraId="00000588">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asks Patron to confirm his desire to register for payroll deduction.</w:t>
            </w:r>
          </w:p>
          <w:p w:rsidR="00000000" w:rsidDel="00000000" w:rsidP="00000000" w:rsidRDefault="00000000" w:rsidRPr="00000000" w14:paraId="00000589">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If so, COS asks Payroll System to establish payroll deduction for Patron.</w:t>
            </w:r>
          </w:p>
          <w:p w:rsidR="00000000" w:rsidDel="00000000" w:rsidP="00000000" w:rsidRDefault="00000000" w:rsidRPr="00000000" w14:paraId="0000058A">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Payroll System confirms that payroll deduction is established.</w:t>
            </w:r>
          </w:p>
          <w:p w:rsidR="00000000" w:rsidDel="00000000" w:rsidP="00000000" w:rsidRDefault="00000000" w:rsidRPr="00000000" w14:paraId="0000058B">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 informs Patron that payroll deduction is established.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6.0.E1 Patron is not eligible for payroll deduction</w:t>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6.0.E2 Patron is already enrolled for payroll deduction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BR-86 and BR-88 govern an employee’s eligibility to enroll for payroll deduction.</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high frequency of executing this use case within first 2 weeks after system is released.</w:t>
            </w:r>
          </w:p>
        </w:tc>
      </w:tr>
    </w:tbl>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bj28cacp8tx" w:id="59"/>
      <w:bookmarkEnd w:id="59"/>
      <w:r w:rsidDel="00000000" w:rsidR="00000000" w:rsidRPr="00000000">
        <w:rPr>
          <w:rFonts w:ascii="Times New Roman" w:cs="Times New Roman" w:eastAsia="Times New Roman" w:hAnsi="Times New Roman"/>
          <w:b w:val="1"/>
          <w:bCs w:val="1"/>
          <w:color w:val="000000"/>
          <w:sz w:val="22"/>
          <w:szCs w:val="22"/>
          <w:rtl w:val="0"/>
        </w:rPr>
        <w:t xml:space="preserve">b. Business Rules</w:t>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qrqskduf4xy" w:id="60"/>
      <w:bookmarkEnd w:id="60"/>
      <w:r w:rsidDel="00000000" w:rsidR="00000000" w:rsidRPr="00000000">
        <w:rPr>
          <w:rFonts w:ascii="Times New Roman" w:cs="Times New Roman" w:eastAsia="Times New Roman" w:hAnsi="Times New Roman"/>
          <w:b w:val="1"/>
          <w:bCs w:val="1"/>
          <w:sz w:val="22"/>
          <w:szCs w:val="22"/>
          <w:rtl w:val="0"/>
        </w:rPr>
        <w:t xml:space="preserve">4. </w:t>
      </w:r>
      <w:r w:rsidDel="00000000" w:rsidR="00000000" w:rsidRPr="00000000">
        <w:rPr>
          <w:rFonts w:ascii="Times New Roman" w:cs="Times New Roman" w:eastAsia="Times New Roman" w:hAnsi="Times New Roman"/>
          <w:b w:val="1"/>
          <w:bCs w:val="1"/>
          <w:sz w:val="22"/>
          <w:szCs w:val="22"/>
          <w:highlight w:val="white"/>
          <w:rtl w:val="0"/>
        </w:rPr>
        <w:t xml:space="preserve">Admin Features</w:t>
      </w: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5A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pdrykvbbwol" w:id="61"/>
      <w:bookmarkEnd w:id="61"/>
      <w:r w:rsidDel="00000000" w:rsidR="00000000" w:rsidRPr="00000000">
        <w:rPr>
          <w:rFonts w:ascii="Times New Roman" w:cs="Times New Roman" w:eastAsia="Times New Roman" w:hAnsi="Times New Roman"/>
          <w:b w:val="1"/>
          <w:bCs w:val="1"/>
          <w:color w:val="000000"/>
          <w:sz w:val="22"/>
          <w:szCs w:val="22"/>
          <w:rtl w:val="0"/>
        </w:rPr>
        <w:t xml:space="preserve">4.1 UC-ADM-01: View Dynamic Pricing</w:t>
      </w:r>
    </w:p>
    <w:p w:rsidR="00000000" w:rsidDel="00000000" w:rsidP="00000000" w:rsidRDefault="00000000" w:rsidRPr="00000000" w14:paraId="000005A9">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Functional Description</w:t>
      </w:r>
    </w:p>
    <w:tbl>
      <w:tblPr>
        <w:tblStyle w:val="Table2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UC-ADM-01: View Dynamic Pricing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taianh2212</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17/Jun/2026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System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taps the 'Pricing' tab on the Admin Layout navigation bar.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an Admin, I want to view dynamic price surges for each vehicle model based on real-time factors so that I can monitor demand multiplier rates.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is logged in and authorized.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Active pricing stats and lists are displayed with corresponding severity color codes.</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View Price Surges</w:t>
              <w:br w:type="textWrapping"/>
              <w:t xml:space="preserve"> 1. Admin enters the Pricing tab.</w:t>
              <w:br w:type="textWrapping"/>
              <w:t xml:space="preserve"> 2. System calls backend API getPricingSurgesAPI().</w:t>
              <w:br w:type="textWrapping"/>
              <w:t xml:space="preserve"> 3. System fetches active surges from database.</w:t>
              <w:br w:type="textWrapping"/>
              <w:t xml:space="preserve"> 4. System computes metrics: total active surges, average multiplier rate, and peak rate.</w:t>
              <w:br w:type="textWrapping"/>
              <w:t xml:space="preserve"> 5. System displays metrics dashboard card.</w:t>
              <w:br w:type="textWrapping"/>
              <w:t xml:space="preserve"> 6. System displays listing of all vehicle price surges categorized into colors: Normal (green), Elevated (yellow), High (orange), Critical (red).</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Offline Fallback</w:t>
              <w:br w:type="textWrapping"/>
              <w:t xml:space="preserve"> 1. In step 3, if database is offline, system loads local high-fidelity simulated surge data to ensure the screen functions during offline demo.</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1.0.E1 Loading Failed</w:t>
              <w:br w:type="textWrapping"/>
              <w:t xml:space="preserve"> 1. System cannot retrieve data and offline backup is disabled.</w:t>
              <w:br w:type="textWrapping"/>
              <w:t xml:space="preserve"> 2. System displays error message: 'Failed to load pricing data. Please refresh.'</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 Have</w:t>
            </w:r>
          </w:p>
        </w:tc>
      </w:tr>
    </w:tbl>
    <w:p w:rsidR="00000000" w:rsidDel="00000000" w:rsidP="00000000" w:rsidRDefault="00000000" w:rsidRPr="00000000" w14:paraId="000005C6">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5C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h1ehtxk84hl" w:id="62"/>
      <w:bookmarkEnd w:id="62"/>
      <w:r w:rsidDel="00000000" w:rsidR="00000000" w:rsidRPr="00000000">
        <w:rPr>
          <w:rFonts w:ascii="Times New Roman" w:cs="Times New Roman" w:eastAsia="Times New Roman" w:hAnsi="Times New Roman"/>
          <w:b w:val="1"/>
          <w:bCs w:val="1"/>
          <w:color w:val="000000"/>
          <w:sz w:val="22"/>
          <w:szCs w:val="22"/>
          <w:rtl w:val="0"/>
        </w:rPr>
        <w:t xml:space="preserve">4.2 UC-ADM-02: Check Car Availability</w:t>
      </w:r>
    </w:p>
    <w:p w:rsidR="00000000" w:rsidDel="00000000" w:rsidP="00000000" w:rsidRDefault="00000000" w:rsidRPr="00000000" w14:paraId="000005C8">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Functional Description</w:t>
      </w:r>
    </w:p>
    <w:tbl>
      <w:tblPr>
        <w:tblStyle w:val="Table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590"/>
        <w:tblGridChange w:id="0">
          <w:tblGrid>
            <w:gridCol w:w="4335"/>
            <w:gridCol w:w="459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UC-ADM-02: Check Car Availability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taianh2212</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17/Jun/2026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System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taps the 'Availability' tab on the Admin Layout navigation bar.</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an Admin, I want to select a specific car and inspect its rental history timeline to check when the car is booked, available, or undergoing maintenance.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is logged in and authorized.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Selected car's timeline status is displayed.</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Check Specific Vehicle Availability</w:t>
              <w:br w:type="textWrapping"/>
              <w:t xml:space="preserve"> 1. Admin enters the Availability tab.</w:t>
              <w:br w:type="textWrapping"/>
              <w:t xml:space="preserve"> 2. System fetches all vehicle list and populates the dropdown selector.</w:t>
              <w:br w:type="textWrapping"/>
              <w:t xml:space="preserve"> 3. Admin selects a specific car model (e.g., Porsche 911).</w:t>
              <w:br w:type="textWrapping"/>
              <w:t xml:space="preserve"> 4. System triggers backend API getAvailabilityByCarAPI(carId).</w:t>
              <w:br w:type="textWrapping"/>
              <w:t xml:space="preserve"> 5. System queries bookings collection for matching car ID.</w:t>
              <w:br w:type="textWrapping"/>
              <w:t xml:space="preserve"> 6. System returns timeline logs (status, date ranges, and notes).</w:t>
              <w:br w:type="textWrapping"/>
              <w:t xml:space="preserve"> 7. System displays availability counts and lists logs sorted chronologically.</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Offline Fallback</w:t>
              <w:br w:type="textWrapping"/>
              <w:t xml:space="preserve"> 1. In step 5, if backend is offline, system loads pre-configured mock timeline logs for the selected vehicle model.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Have</w:t>
            </w:r>
          </w:p>
        </w:tc>
      </w:tr>
    </w:tbl>
    <w:p w:rsidR="00000000" w:rsidDel="00000000" w:rsidP="00000000" w:rsidRDefault="00000000" w:rsidRPr="00000000" w14:paraId="000005E5">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5E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v49axcxjsut4" w:id="63"/>
      <w:bookmarkEnd w:id="63"/>
      <w:r w:rsidDel="00000000" w:rsidR="00000000" w:rsidRPr="00000000">
        <w:rPr>
          <w:rFonts w:ascii="Times New Roman" w:cs="Times New Roman" w:eastAsia="Times New Roman" w:hAnsi="Times New Roman"/>
          <w:b w:val="1"/>
          <w:bCs w:val="1"/>
          <w:color w:val="000000"/>
          <w:sz w:val="22"/>
          <w:szCs w:val="22"/>
          <w:rtl w:val="0"/>
        </w:rPr>
        <w:t xml:space="preserve">4.3 UC-ADM-03: View Availability Calendar</w:t>
      </w:r>
    </w:p>
    <w:p w:rsidR="00000000" w:rsidDel="00000000" w:rsidP="00000000" w:rsidRDefault="00000000" w:rsidRPr="00000000" w14:paraId="000005E7">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Functional Description</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60"/>
        <w:tblGridChange w:id="0">
          <w:tblGrid>
            <w:gridCol w:w="4365"/>
            <w:gridCol w:w="456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UC-ADM-03: View Availability Calendar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E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taianh2212</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17/Jun/2026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System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taps the 'Calendar' tab on the Admin Layout navigation bar.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an Admin, I want to view a monthly calendar grid showing daily rental statuses so that I can oversee booking occupancy levels.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is logged in and authorized.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Interactive calendar showing daily counts is displayed.</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5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Browse Monthly Bookings</w:t>
              <w:br w:type="textWrapping"/>
              <w:t xml:space="preserve"> 1. Admin enters the Calendar tab.</w:t>
              <w:br w:type="textWrapping"/>
              <w:t xml:space="preserve"> 2. System renders the monthly calendar grid for the current month.</w:t>
              <w:br w:type="textWrapping"/>
              <w:t xml:space="preserve"> 3. System requests reservation logs via getAvailabilityCalendarAPI().</w:t>
              <w:br w:type="textWrapping"/>
              <w:t xml:space="preserve"> 4. Calendar cells show booking dots indicating status (Available, Booked, Maintenance).</w:t>
              <w:br w:type="textWrapping"/>
              <w:t xml:space="preserve"> 5. Admin presses &lt; or &gt; buttons to change month.</w:t>
              <w:br w:type="textWrapping"/>
              <w:t xml:space="preserve"> 6. Admin taps on a specific calendar day.</w:t>
              <w:br w:type="textWrapping"/>
              <w:t xml:space="preserve"> 7. System expands the Detail Panel showing list of cars rented on that specific date.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Offline Fallback</w:t>
              <w:br w:type="textWrapping"/>
              <w:t xml:space="preserve"> 1. In step 3, if server is offline, system generates a random mock calendar list based on the chosen month/year to facilitate user demo.</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 Have</w:t>
            </w:r>
          </w:p>
        </w:tc>
      </w:tr>
    </w:tbl>
    <w:p w:rsidR="00000000" w:rsidDel="00000000" w:rsidP="00000000" w:rsidRDefault="00000000" w:rsidRPr="00000000" w14:paraId="00000604">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60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ig7eqfsf4sg" w:id="64"/>
      <w:bookmarkEnd w:id="64"/>
      <w:r w:rsidDel="00000000" w:rsidR="00000000" w:rsidRPr="00000000">
        <w:rPr>
          <w:rFonts w:ascii="Times New Roman" w:cs="Times New Roman" w:eastAsia="Times New Roman" w:hAnsi="Times New Roman"/>
          <w:b w:val="1"/>
          <w:bCs w:val="1"/>
          <w:color w:val="000000"/>
          <w:sz w:val="22"/>
          <w:szCs w:val="22"/>
          <w:rtl w:val="0"/>
        </w:rPr>
        <w:t xml:space="preserve">4.4 UC-ADM-04: Manage Vouchers</w:t>
      </w:r>
    </w:p>
    <w:p w:rsidR="00000000" w:rsidDel="00000000" w:rsidP="00000000" w:rsidRDefault="00000000" w:rsidRPr="00000000" w14:paraId="00000606">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Functional Description</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UC-ADM-04: Manage Vouchers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taianh2212</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17/Jun/2026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System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taps the 'Vouchers' tab on the Admin Layout navigation bar.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an Admin, I want to manage vouchers (view usage, create new ones using a custom calendar picker, and delete outdated codes).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is logged in and authorized.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Vouchers collection updates and changes display immediately on the UI.</w:t>
            </w:r>
          </w:p>
        </w:tc>
      </w:tr>
      <w:tr>
        <w:trPr>
          <w:cantSplit w:val="0"/>
          <w:trHeight w:val="517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Create a Voucher</w:t>
              <w:br w:type="textWrapping"/>
              <w:t xml:space="preserve"> 1. Admin clicks the '+' button.</w:t>
              <w:br w:type="textWrapping"/>
              <w:t xml:space="preserve"> 2. Form opens asking for voucher specifications.</w:t>
              <w:br w:type="textWrapping"/>
              <w:t xml:space="preserve"> 3. Admin taps 'Expiry Date' field.</w:t>
              <w:br w:type="textWrapping"/>
              <w:t xml:space="preserve"> 4. Custom inline grid calendar expands under the field.</w:t>
              <w:br w:type="textWrapping"/>
              <w:t xml:space="preserve"> 5. Admin picks a future date (past dates are disabled).</w:t>
              <w:br w:type="textWrapping"/>
              <w:t xml:space="preserve"> 6. Calendar collapses and fills the date field.</w:t>
              <w:br w:type="textWrapping"/>
              <w:t xml:space="preserve"> 7. Admin presses 'Create'.</w:t>
              <w:br w:type="textWrapping"/>
              <w:t xml:space="preserve"> 8. System validates format and inserts the document into the database.</w:t>
              <w:br w:type="textWrapping"/>
              <w:t xml:space="preserve"> 9. Voucher list refreshes.</w:t>
              <w:br w:type="textWrapping"/>
              <w:br w:type="textWrapping"/>
              <w:t xml:space="preserve"> 4.2 Delete a Voucher</w:t>
              <w:br w:type="textWrapping"/>
              <w:t xml:space="preserve"> 1. Admin presses the red trash icon on a voucher card.</w:t>
              <w:br w:type="textWrapping"/>
              <w:t xml:space="preserve"> 2. Alert confirmation dialog is shown.</w:t>
              <w:br w:type="textWrapping"/>
              <w:t xml:space="preserve"> 3. Admin selects 'Delete'.</w:t>
              <w:br w:type="textWrapping"/>
              <w:t xml:space="preserve"> 4. System removes the voucher from database.</w:t>
              <w:br w:type="textWrapping"/>
              <w:t xml:space="preserve"> 5. Voucher list refreshes immediately.</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Offline Fallback (Create/Delete)</w:t>
              <w:br w:type="textWrapping"/>
              <w:t xml:space="preserve"> 1. If API server throws network error during creation/deletion, system handles the error locally.</w:t>
              <w:br w:type="textWrapping"/>
              <w:t xml:space="preserve"> 2. System appends/removes the voucher directly from the React Native UI state.</w:t>
              <w:br w:type="textWrapping"/>
              <w:t xml:space="preserve"> 3. System alerts: 'Offline Mode: Action completed locally.'</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6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4.0.E1 Code format error</w:t>
              <w:br w:type="textWrapping"/>
              <w:t xml:space="preserve"> 1. Admin types lowercase letters or symbols.</w:t>
              <w:br w:type="textWrapping"/>
              <w:t xml:space="preserve"> 2. Validation error displays: 'Code must be 3–20 uppercase letters/numbers.'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Have</w:t>
            </w:r>
          </w:p>
        </w:tc>
      </w:tr>
    </w:tbl>
    <w:p w:rsidR="00000000" w:rsidDel="00000000" w:rsidP="00000000" w:rsidRDefault="00000000" w:rsidRPr="00000000" w14:paraId="00000623">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6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sxkm14hqn9l" w:id="65"/>
      <w:bookmarkEnd w:id="65"/>
      <w:r w:rsidDel="00000000" w:rsidR="00000000" w:rsidRPr="00000000">
        <w:rPr>
          <w:rFonts w:ascii="Times New Roman" w:cs="Times New Roman" w:eastAsia="Times New Roman" w:hAnsi="Times New Roman"/>
          <w:b w:val="1"/>
          <w:bCs w:val="1"/>
          <w:sz w:val="22"/>
          <w:szCs w:val="22"/>
          <w:rtl w:val="0"/>
        </w:rPr>
        <w:t xml:space="preserve">III. Design Specifications</w:t>
      </w:r>
    </w:p>
    <w:p w:rsidR="00000000" w:rsidDel="00000000" w:rsidP="00000000" w:rsidRDefault="00000000" w:rsidRPr="00000000" w14:paraId="0000062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vretoxog0quo" w:id="66"/>
      <w:bookmarkEnd w:id="66"/>
      <w:r w:rsidDel="00000000" w:rsidR="00000000" w:rsidRPr="00000000">
        <w:rPr>
          <w:rFonts w:ascii="Times New Roman" w:cs="Times New Roman" w:eastAsia="Times New Roman" w:hAnsi="Times New Roman"/>
          <w:b w:val="1"/>
          <w:bCs w:val="1"/>
          <w:sz w:val="22"/>
          <w:szCs w:val="22"/>
          <w:rtl w:val="0"/>
        </w:rPr>
        <w:t xml:space="preserve">1. &lt;&lt;Feature Name&gt;&gt;</w:t>
      </w:r>
    </w:p>
    <w:p w:rsidR="00000000" w:rsidDel="00000000" w:rsidP="00000000" w:rsidRDefault="00000000" w:rsidRPr="00000000" w14:paraId="0000062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uvo1949r7zq6" w:id="67"/>
      <w:bookmarkEnd w:id="67"/>
      <w:r w:rsidDel="00000000" w:rsidR="00000000" w:rsidRPr="00000000">
        <w:rPr>
          <w:rFonts w:ascii="Times New Roman" w:cs="Times New Roman" w:eastAsia="Times New Roman" w:hAnsi="Times New Roman"/>
          <w:b w:val="1"/>
          <w:bCs w:val="1"/>
          <w:color w:val="000000"/>
          <w:sz w:val="22"/>
          <w:szCs w:val="22"/>
          <w:rtl w:val="0"/>
        </w:rPr>
        <w:t xml:space="preserve">1.1 &lt;&lt;SubFeature Name&gt;&gt;</w:t>
      </w:r>
    </w:p>
    <w:p w:rsidR="00000000" w:rsidDel="00000000" w:rsidP="00000000" w:rsidRDefault="00000000" w:rsidRPr="00000000" w14:paraId="0000062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mjgleugar4j" w:id="68"/>
      <w:bookmarkEnd w:id="68"/>
      <w:r w:rsidDel="00000000" w:rsidR="00000000" w:rsidRPr="00000000">
        <w:rPr>
          <w:rFonts w:ascii="Times New Roman" w:cs="Times New Roman" w:eastAsia="Times New Roman" w:hAnsi="Times New Roman"/>
          <w:b w:val="1"/>
          <w:bCs w:val="1"/>
          <w:color w:val="000000"/>
          <w:sz w:val="22"/>
          <w:szCs w:val="22"/>
          <w:rtl w:val="0"/>
        </w:rPr>
        <w:t xml:space="preserve">a. &lt;&lt;Screen/Function Name&gt;&gt;</w:t>
      </w:r>
    </w:p>
    <w:p w:rsidR="00000000" w:rsidDel="00000000" w:rsidP="00000000" w:rsidRDefault="00000000" w:rsidRPr="00000000" w14:paraId="0000062A">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brief description of the screen/function + related UC here and other details as in the sub-sections]</w:t>
      </w:r>
    </w:p>
    <w:p w:rsidR="00000000" w:rsidDel="00000000" w:rsidP="00000000" w:rsidRDefault="00000000" w:rsidRPr="00000000" w14:paraId="0000062B">
      <w:pPr>
        <w:pStyle w:val="Heading5"/>
        <w:keepNext w:val="0"/>
        <w:keepLines w:val="0"/>
        <w:spacing w:after="40" w:before="220" w:lineRule="auto"/>
        <w:rPr>
          <w:rFonts w:ascii="Times New Roman" w:cs="Times New Roman" w:eastAsia="Times New Roman" w:hAnsi="Times New Roman"/>
          <w:b w:val="1"/>
          <w:bCs w:val="1"/>
          <w:color w:val="000000"/>
        </w:rPr>
      </w:pPr>
      <w:bookmarkStart w:colFirst="0" w:colLast="0" w:name="_b57vav6jk02n" w:id="69"/>
      <w:bookmarkEnd w:id="69"/>
      <w:r w:rsidDel="00000000" w:rsidR="00000000" w:rsidRPr="00000000">
        <w:rPr>
          <w:rFonts w:ascii="Times New Roman" w:cs="Times New Roman" w:eastAsia="Times New Roman" w:hAnsi="Times New Roman"/>
          <w:b w:val="1"/>
          <w:bCs w:val="1"/>
          <w:color w:val="000000"/>
          <w:rtl w:val="0"/>
        </w:rPr>
        <w:t xml:space="preserve">UI Design</w:t>
      </w:r>
    </w:p>
    <w:p w:rsidR="00000000" w:rsidDel="00000000" w:rsidP="00000000" w:rsidRDefault="00000000" w:rsidRPr="00000000" w14:paraId="0000062C">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[This is to describe the UI layout (Mockup prototype) &amp; descriptions for screen fields/components]</w:t>
      </w:r>
    </w:p>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&lt;&lt;Mockup prototype&gt;&gt;</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44602489205"/>
        <w:gridCol w:w="1761.430530861062"/>
        <w:gridCol w:w="5371.635255270511"/>
        <w:tblGridChange w:id="0">
          <w:tblGrid>
            <w:gridCol w:w="1892.44602489205"/>
            <w:gridCol w:w="1761.430530861062"/>
            <w:gridCol w:w="5371.635255270511"/>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E">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0">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gridSpan w:val="3"/>
            <w:tcBorders>
              <w:top w:color="000000" w:space="0" w:sz="0" w:val="nil"/>
              <w:left w:color="000000" w:space="0" w:sz="12" w:val="single"/>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1">
            <w:pPr>
              <w:shd w:fill="ffffff" w:val="clear"/>
              <w:rPr>
                <w:rFonts w:ascii="Times New Roman" w:cs="Times New Roman" w:eastAsia="Times New Roman" w:hAnsi="Times New Roman"/>
                <w:b w:val="1"/>
                <w:bCs w:val="1"/>
                <w:i w:val="1"/>
                <w:iCs w:val="1"/>
                <w:color w:val="444444"/>
              </w:rPr>
            </w:pPr>
            <w:r w:rsidDel="00000000" w:rsidR="00000000" w:rsidRPr="00000000">
              <w:rPr>
                <w:rFonts w:ascii="Times New Roman" w:cs="Times New Roman" w:eastAsia="Times New Roman" w:hAnsi="Times New Roman"/>
                <w:b w:val="1"/>
                <w:bCs w:val="1"/>
                <w:i w:val="1"/>
                <w:iCs w:val="1"/>
                <w:color w:val="444444"/>
                <w:rtl w:val="0"/>
              </w:rPr>
              <w:t xml:space="preserve">Field Group Name</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&lt;&lt;Field-Name&gt;&gt;</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&lt;&lt;Field type&gt;&gt;</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&lt;&lt;Field description &amp; data initializing design&gt;&gt;</w:t>
            </w:r>
          </w:p>
        </w:tc>
      </w:tr>
    </w:tbl>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8">
      <w:pPr>
        <w:pStyle w:val="Heading5"/>
        <w:keepNext w:val="0"/>
        <w:keepLines w:val="0"/>
        <w:spacing w:after="40" w:before="220" w:lineRule="auto"/>
        <w:rPr>
          <w:rFonts w:ascii="Times New Roman" w:cs="Times New Roman" w:eastAsia="Times New Roman" w:hAnsi="Times New Roman"/>
          <w:b w:val="1"/>
          <w:bCs w:val="1"/>
          <w:color w:val="000000"/>
        </w:rPr>
      </w:pPr>
      <w:bookmarkStart w:colFirst="0" w:colLast="0" w:name="_j6pgbsoef94q" w:id="70"/>
      <w:bookmarkEnd w:id="70"/>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0639">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2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860.330936893758"/>
        <w:gridCol w:w="5290.316101791624"/>
        <w:tblGridChange w:id="0">
          <w:tblGrid>
            <w:gridCol w:w="1874.8647723382405"/>
            <w:gridCol w:w="1860.330936893758"/>
            <w:gridCol w:w="5290.316101791624"/>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hd w:fill="ffffff" w:val="clear"/>
              <w:jc w:val="cente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&lt;&lt;Table Name&gt;&gt;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E">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&lt;&lt;transaction(s)&gt;&gt;</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&lt;&lt;Table access description: purpose, how,…&gt;&gt;</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 </w:t>
            </w:r>
          </w:p>
        </w:tc>
      </w:tr>
    </w:tbl>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SQL Commands</w:t>
      </w:r>
    </w:p>
    <w:p w:rsidR="00000000" w:rsidDel="00000000" w:rsidP="00000000" w:rsidRDefault="00000000" w:rsidRPr="00000000" w14:paraId="00000645">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detailed SQL (select, insert, update...) which are used in implementing the screen/function]</w:t>
      </w:r>
    </w:p>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xdim57x3fcn" w:id="71"/>
      <w:bookmarkEnd w:id="71"/>
      <w:r w:rsidDel="00000000" w:rsidR="00000000" w:rsidRPr="00000000">
        <w:rPr>
          <w:rFonts w:ascii="Times New Roman" w:cs="Times New Roman" w:eastAsia="Times New Roman" w:hAnsi="Times New Roman"/>
          <w:b w:val="1"/>
          <w:bCs w:val="1"/>
          <w:color w:val="000000"/>
          <w:sz w:val="22"/>
          <w:szCs w:val="22"/>
          <w:rtl w:val="0"/>
        </w:rPr>
        <w:t xml:space="preserve">1.2 System Access</w:t>
      </w:r>
    </w:p>
    <w:p w:rsidR="00000000" w:rsidDel="00000000" w:rsidP="00000000" w:rsidRDefault="00000000" w:rsidRPr="00000000" w14:paraId="0000064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eplqqa5kwzhd" w:id="72"/>
      <w:bookmarkEnd w:id="72"/>
      <w:r w:rsidDel="00000000" w:rsidR="00000000" w:rsidRPr="00000000">
        <w:rPr>
          <w:rFonts w:ascii="Times New Roman" w:cs="Times New Roman" w:eastAsia="Times New Roman" w:hAnsi="Times New Roman"/>
          <w:b w:val="1"/>
          <w:bCs w:val="1"/>
          <w:color w:val="000000"/>
          <w:sz w:val="22"/>
          <w:szCs w:val="22"/>
          <w:rtl w:val="0"/>
        </w:rPr>
        <w:t xml:space="preserve">a. User Login</w:t>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user to be authenticated to the system screens/functionalities.</w:t>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use cases:</w:t>
      </w:r>
    </w:p>
    <w:p w:rsidR="00000000" w:rsidDel="00000000" w:rsidP="00000000" w:rsidRDefault="00000000" w:rsidRPr="00000000" w14:paraId="0000064B">
      <w:p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UC02_Login System</w:t>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D">
      <w:pPr>
        <w:pStyle w:val="Heading5"/>
        <w:keepNext w:val="0"/>
        <w:keepLines w:val="0"/>
        <w:spacing w:after="40" w:before="220" w:lineRule="auto"/>
        <w:rPr>
          <w:rFonts w:ascii="Times New Roman" w:cs="Times New Roman" w:eastAsia="Times New Roman" w:hAnsi="Times New Roman"/>
          <w:b w:val="1"/>
          <w:bCs w:val="1"/>
          <w:color w:val="000000"/>
        </w:rPr>
      </w:pPr>
      <w:bookmarkStart w:colFirst="0" w:colLast="0" w:name="_ixr33f3m16eu" w:id="73"/>
      <w:bookmarkEnd w:id="73"/>
      <w:r w:rsidDel="00000000" w:rsidR="00000000" w:rsidRPr="00000000">
        <w:rPr>
          <w:rFonts w:ascii="Times New Roman" w:cs="Times New Roman" w:eastAsia="Times New Roman" w:hAnsi="Times New Roman"/>
          <w:b w:val="1"/>
          <w:bCs w:val="1"/>
          <w:color w:val="000000"/>
          <w:rtl w:val="0"/>
        </w:rPr>
        <w:t xml:space="preserve">UI Design</w:t>
      </w:r>
    </w:p>
    <w:p w:rsidR="00000000" w:rsidDel="00000000" w:rsidP="00000000" w:rsidRDefault="00000000" w:rsidRPr="00000000" w14:paraId="000006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16200" cy="2425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16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0076457834075"/>
        <w:gridCol w:w="1656.8572406710032"/>
        <w:gridCol w:w="5217.6469245692115"/>
        <w:tblGridChange w:id="0">
          <w:tblGrid>
            <w:gridCol w:w="2151.0076457834075"/>
            <w:gridCol w:w="1656.8572406710032"/>
            <w:gridCol w:w="5217.646924569211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This is for user to input valid email address for logging in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Box</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This is for user to input password for logging in</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Login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clicks to authenticate him/herself into the system with provided email &amp; password</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Register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clicks to redirect to the User Register page for registering new user account to access the system</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Forgot Password?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Hyperlink</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clicks to redirect to the Password Reset page for resetting his/her forgot password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Login with Google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Hyperlink</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user to login with his/her Google account</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Login with Facebook</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Hyperlink</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user to login with his/her Facebook account</w:t>
            </w:r>
          </w:p>
        </w:tc>
      </w:tr>
    </w:tbl>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9">
      <w:pPr>
        <w:pStyle w:val="Heading5"/>
        <w:keepNext w:val="0"/>
        <w:keepLines w:val="0"/>
        <w:spacing w:after="40" w:before="220" w:lineRule="auto"/>
        <w:rPr>
          <w:rFonts w:ascii="Times New Roman" w:cs="Times New Roman" w:eastAsia="Times New Roman" w:hAnsi="Times New Roman"/>
          <w:b w:val="1"/>
          <w:bCs w:val="1"/>
          <w:color w:val="000000"/>
        </w:rPr>
      </w:pPr>
      <w:bookmarkStart w:colFirst="0" w:colLast="0" w:name="_nffuus8gzm2q" w:id="74"/>
      <w:bookmarkEnd w:id="74"/>
      <w:r w:rsidDel="00000000" w:rsidR="00000000" w:rsidRPr="00000000">
        <w:rPr>
          <w:rFonts w:ascii="Times New Roman" w:cs="Times New Roman" w:eastAsia="Times New Roman" w:hAnsi="Times New Roman"/>
          <w:b w:val="1"/>
          <w:bCs w:val="1"/>
          <w:color w:val="000000"/>
          <w:rtl w:val="0"/>
        </w:rPr>
        <w:t xml:space="preserve">Database Access</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hd w:fill="ffffff" w:val="clear"/>
              <w:jc w:val="cente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Verify UserName &amp; Password information</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Setting, User</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Specify the authorizations of the logged-in user</w:t>
            </w:r>
          </w:p>
        </w:tc>
      </w:tr>
    </w:tbl>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SQL Commands:</w:t>
      </w:r>
    </w:p>
    <w:p w:rsidR="00000000" w:rsidDel="00000000" w:rsidP="00000000" w:rsidRDefault="00000000" w:rsidRPr="00000000" w14:paraId="00000675">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1/ Verify UserName &amp; Password information</w:t>
      </w:r>
    </w:p>
    <w:p w:rsidR="00000000" w:rsidDel="00000000" w:rsidP="00000000" w:rsidRDefault="00000000" w:rsidRPr="00000000" w14:paraId="00000676">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SELECT user_id, full_name, email, image_url, status</w:t>
      </w:r>
    </w:p>
    <w:p w:rsidR="00000000" w:rsidDel="00000000" w:rsidP="00000000" w:rsidRDefault="00000000" w:rsidRPr="00000000" w14:paraId="00000677">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FROM user WHERE user_name = ? AND password = ?</w:t>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9">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color w:val="444444"/>
          <w:rtl w:val="0"/>
        </w:rPr>
        <w:t xml:space="preserve">Specify the authorizations of the logged-in user</w:t>
      </w:r>
    </w:p>
    <w:p w:rsidR="00000000" w:rsidDel="00000000" w:rsidP="00000000" w:rsidRDefault="00000000" w:rsidRPr="00000000" w14:paraId="0000067A">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SELECT mapped_values FROM setting WHERE setting_id = ?</w:t>
      </w:r>
    </w:p>
    <w:p w:rsidR="00000000" w:rsidDel="00000000" w:rsidP="00000000" w:rsidRDefault="00000000" w:rsidRPr="00000000" w14:paraId="0000067B">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SELECT setting_name, mapped_values FROM setting WHERE setting_id IN (?)</w:t>
      </w:r>
    </w:p>
    <w:p w:rsidR="00000000" w:rsidDel="00000000" w:rsidP="00000000" w:rsidRDefault="00000000" w:rsidRPr="00000000" w14:paraId="0000067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67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6fmhxxc9p5j" w:id="75"/>
      <w:bookmarkEnd w:id="75"/>
      <w:r w:rsidDel="00000000" w:rsidR="00000000" w:rsidRPr="00000000">
        <w:rPr>
          <w:rFonts w:ascii="Times New Roman" w:cs="Times New Roman" w:eastAsia="Times New Roman" w:hAnsi="Times New Roman"/>
          <w:b w:val="1"/>
          <w:bCs w:val="1"/>
          <w:color w:val="000000"/>
          <w:sz w:val="22"/>
          <w:szCs w:val="22"/>
          <w:rtl w:val="0"/>
        </w:rPr>
        <w:t xml:space="preserve">b. Setting List</w:t>
      </w:r>
    </w:p>
    <w:p w:rsidR="00000000" w:rsidDel="00000000" w:rsidP="00000000" w:rsidRDefault="00000000" w:rsidRPr="00000000" w14:paraId="0000067E">
      <w:pPr>
        <w:pStyle w:val="Heading5"/>
        <w:keepNext w:val="0"/>
        <w:keepLines w:val="0"/>
        <w:spacing w:after="40" w:before="220" w:lineRule="auto"/>
        <w:rPr>
          <w:rFonts w:ascii="Times New Roman" w:cs="Times New Roman" w:eastAsia="Times New Roman" w:hAnsi="Times New Roman"/>
          <w:b w:val="1"/>
          <w:bCs w:val="1"/>
          <w:color w:val="000000"/>
        </w:rPr>
      </w:pPr>
      <w:bookmarkStart w:colFirst="0" w:colLast="0" w:name="_iz2gxm6ux9gg" w:id="76"/>
      <w:bookmarkEnd w:id="76"/>
      <w:r w:rsidDel="00000000" w:rsidR="00000000" w:rsidRPr="00000000">
        <w:rPr>
          <w:rFonts w:ascii="Times New Roman" w:cs="Times New Roman" w:eastAsia="Times New Roman" w:hAnsi="Times New Roman"/>
          <w:b w:val="1"/>
          <w:bCs w:val="1"/>
          <w:color w:val="000000"/>
          <w:rtl w:val="0"/>
        </w:rPr>
        <w:t xml:space="preserve">UI Design</w:t>
      </w:r>
    </w:p>
    <w:p w:rsidR="00000000" w:rsidDel="00000000" w:rsidP="00000000" w:rsidRDefault="00000000" w:rsidRPr="00000000" w14:paraId="000006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17399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9324432272053"/>
        <w:gridCol w:w="1773.127924226863"/>
        <w:gridCol w:w="5348.451443569555"/>
        <w:tblGridChange w:id="0">
          <w:tblGrid>
            <w:gridCol w:w="1903.9324432272053"/>
            <w:gridCol w:w="1773.127924226863"/>
            <w:gridCol w:w="5348.45144356955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gridSpan w:val="3"/>
            <w:tcBorders>
              <w:top w:color="000000" w:space="0" w:sz="0" w:val="nil"/>
              <w:left w:color="000000" w:space="0" w:sz="12" w:val="single"/>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shd w:fill="ffffff" w:val="clear"/>
              <w:rPr>
                <w:rFonts w:ascii="Times New Roman" w:cs="Times New Roman" w:eastAsia="Times New Roman" w:hAnsi="Times New Roman"/>
                <w:b w:val="1"/>
                <w:bCs w:val="1"/>
                <w:i w:val="1"/>
                <w:iCs w:val="1"/>
                <w:color w:val="444444"/>
              </w:rPr>
            </w:pPr>
            <w:r w:rsidDel="00000000" w:rsidR="00000000" w:rsidRPr="00000000">
              <w:rPr>
                <w:rFonts w:ascii="Times New Roman" w:cs="Times New Roman" w:eastAsia="Times New Roman" w:hAnsi="Times New Roman"/>
                <w:b w:val="1"/>
                <w:bCs w:val="1"/>
                <w:i w:val="1"/>
                <w:iCs w:val="1"/>
                <w:color w:val="444444"/>
                <w:rtl w:val="0"/>
              </w:rPr>
              <w:t xml:space="preserve">Search Fields</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Setting Type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Combo Box</w:t>
            </w:r>
          </w:p>
          <w:p w:rsidR="00000000" w:rsidDel="00000000" w:rsidP="00000000" w:rsidRDefault="00000000" w:rsidRPr="00000000" w14:paraId="0000068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Single-Choice</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Filled with the list of current active setting types</w:t>
            </w:r>
          </w:p>
          <w:p w:rsidR="00000000" w:rsidDel="00000000" w:rsidP="00000000" w:rsidRDefault="00000000" w:rsidRPr="00000000" w14:paraId="0000068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to filter the list by setting type;</w:t>
            </w:r>
          </w:p>
          <w:p w:rsidR="00000000" w:rsidDel="00000000" w:rsidP="00000000" w:rsidRDefault="00000000" w:rsidRPr="00000000" w14:paraId="0000068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is “All Types”</w:t>
            </w:r>
          </w:p>
        </w:tc>
      </w:tr>
      <w:tr>
        <w:trPr>
          <w:cantSplit w:val="0"/>
          <w:trHeight w:val="8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Setting 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Combo Box</w:t>
            </w:r>
          </w:p>
          <w:p w:rsidR="00000000" w:rsidDel="00000000" w:rsidP="00000000" w:rsidRDefault="00000000" w:rsidRPr="00000000" w14:paraId="0000068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Single-Choice</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Values: All Statuses (default), Active, and Inactive</w:t>
            </w:r>
          </w:p>
          <w:p w:rsidR="00000000" w:rsidDel="00000000" w:rsidP="00000000" w:rsidRDefault="00000000" w:rsidRPr="00000000" w14:paraId="0000069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to filter the list by status</w:t>
            </w:r>
          </w:p>
          <w:p w:rsidR="00000000" w:rsidDel="00000000" w:rsidP="00000000" w:rsidRDefault="00000000" w:rsidRPr="00000000" w14:paraId="0000069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“All Statuses”</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Search Phase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p w:rsidR="00000000" w:rsidDel="00000000" w:rsidP="00000000" w:rsidRDefault="00000000" w:rsidRPr="00000000" w14:paraId="0000069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(30)</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to search using the name or map values</w:t>
            </w:r>
          </w:p>
          <w:p w:rsidR="00000000" w:rsidDel="00000000" w:rsidP="00000000" w:rsidRDefault="00000000" w:rsidRPr="00000000" w14:paraId="0000069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blank</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Search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refresh the list with the defined filter(s) and search phrase.</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Add New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Hyperlink</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D">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open the Setting Details page for adding new setting (master data)</w:t>
            </w:r>
          </w:p>
        </w:tc>
      </w:tr>
      <w:tr>
        <w:trPr>
          <w:cantSplit w:val="0"/>
          <w:trHeight w:val="285" w:hRule="atLeast"/>
          <w:tblHeader w:val="0"/>
        </w:trPr>
        <w:tc>
          <w:tcPr>
            <w:gridSpan w:val="3"/>
            <w:tcBorders>
              <w:top w:color="000000" w:space="0" w:sz="0" w:val="nil"/>
              <w:left w:color="000000" w:space="0" w:sz="12" w:val="single"/>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shd w:fill="ffffff" w:val="clear"/>
              <w:jc w:val="both"/>
              <w:rPr>
                <w:rFonts w:ascii="Times New Roman" w:cs="Times New Roman" w:eastAsia="Times New Roman" w:hAnsi="Times New Roman"/>
                <w:b w:val="1"/>
                <w:bCs w:val="1"/>
                <w:i w:val="1"/>
                <w:iCs w:val="1"/>
                <w:color w:val="444444"/>
              </w:rPr>
            </w:pPr>
            <w:r w:rsidDel="00000000" w:rsidR="00000000" w:rsidRPr="00000000">
              <w:rPr>
                <w:rFonts w:ascii="Times New Roman" w:cs="Times New Roman" w:eastAsia="Times New Roman" w:hAnsi="Times New Roman"/>
                <w:b w:val="1"/>
                <w:bCs w:val="1"/>
                <w:i w:val="1"/>
                <w:iCs w:val="1"/>
                <w:color w:val="444444"/>
                <w:rtl w:val="0"/>
              </w:rPr>
              <w:t xml:space="preserve">Data Table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Integer</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3">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Auto-increased identifier of the setting</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Name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6">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Name of the setting</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Mapped Values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9">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Supplementary information for the setting</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Type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Type of the setting</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Integer</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Display order of the setting: the order of the setting type, displayed among the list of settings with the same type</w:t>
            </w:r>
          </w:p>
        </w:tc>
      </w:tr>
      <w:tr>
        <w:trPr>
          <w:cantSplit w:val="0"/>
          <w:trHeight w:val="285" w:hRule="atLeast"/>
          <w:tblHeader w:val="0"/>
        </w:trPr>
        <w:tc>
          <w:tcPr>
            <w:gridSpan w:val="3"/>
            <w:tcBorders>
              <w:top w:color="000000" w:space="0" w:sz="0" w:val="nil"/>
              <w:left w:color="000000" w:space="0" w:sz="12" w:val="single"/>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hd w:fill="ffffff" w:val="clear"/>
              <w:jc w:val="both"/>
              <w:rPr>
                <w:rFonts w:ascii="Times New Roman" w:cs="Times New Roman" w:eastAsia="Times New Roman" w:hAnsi="Times New Roman"/>
                <w:b w:val="1"/>
                <w:bCs w:val="1"/>
                <w:i w:val="1"/>
                <w:iCs w:val="1"/>
                <w:color w:val="444444"/>
              </w:rPr>
            </w:pPr>
            <w:r w:rsidDel="00000000" w:rsidR="00000000" w:rsidRPr="00000000">
              <w:rPr>
                <w:rFonts w:ascii="Times New Roman" w:cs="Times New Roman" w:eastAsia="Times New Roman" w:hAnsi="Times New Roman"/>
                <w:b w:val="1"/>
                <w:bCs w:val="1"/>
                <w:i w:val="1"/>
                <w:iCs w:val="1"/>
                <w:color w:val="444444"/>
                <w:rtl w:val="0"/>
              </w:rPr>
              <w:t xml:space="preserve">Data Actions</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Edit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icon</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5">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open the Setting Details page for updating the relevant setting (master data)</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Activate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icon</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Shown when the data status is inactive. This is to activate the relevant setting (master data)</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Deactivate</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Ion</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Shown when the data status is active. This is to deactivate the relevant setting (master data)</w:t>
            </w:r>
          </w:p>
        </w:tc>
      </w:tr>
    </w:tbl>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D">
      <w:pPr>
        <w:pStyle w:val="Heading5"/>
        <w:keepNext w:val="0"/>
        <w:keepLines w:val="0"/>
        <w:spacing w:after="40" w:before="220" w:lineRule="auto"/>
        <w:rPr>
          <w:rFonts w:ascii="Times New Roman" w:cs="Times New Roman" w:eastAsia="Times New Roman" w:hAnsi="Times New Roman"/>
          <w:b w:val="1"/>
          <w:bCs w:val="1"/>
          <w:color w:val="000000"/>
        </w:rPr>
      </w:pPr>
      <w:bookmarkStart w:colFirst="0" w:colLast="0" w:name="_fdmy9al5b9vv" w:id="77"/>
      <w:bookmarkEnd w:id="77"/>
      <w:r w:rsidDel="00000000" w:rsidR="00000000" w:rsidRPr="00000000">
        <w:rPr>
          <w:rFonts w:ascii="Times New Roman" w:cs="Times New Roman" w:eastAsia="Times New Roman" w:hAnsi="Times New Roman"/>
          <w:b w:val="1"/>
          <w:bCs w:val="1"/>
          <w:color w:val="000000"/>
          <w:rtl w:val="0"/>
        </w:rPr>
        <w:t xml:space="preserve">Database Access</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443683669976"/>
        <w:gridCol w:w="1017.3684811137739"/>
        <w:gridCol w:w="6743.699646239873"/>
        <w:tblGridChange w:id="0">
          <w:tblGrid>
            <w:gridCol w:w="1264.443683669976"/>
            <w:gridCol w:w="1017.3684811137739"/>
            <w:gridCol w:w="6743.699646239873"/>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F">
            <w:pPr>
              <w:shd w:fill="ffffff" w:val="clear"/>
              <w:jc w:val="cente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0">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Setting</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RU</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Query the list of current settings from the database</w:t>
            </w:r>
          </w:p>
          <w:p w:rsidR="00000000" w:rsidDel="00000000" w:rsidP="00000000" w:rsidRDefault="00000000" w:rsidRPr="00000000" w14:paraId="000006C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Update status of a specific setting</w:t>
            </w:r>
          </w:p>
        </w:tc>
      </w:tr>
    </w:tbl>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SQL Commands:</w:t>
      </w:r>
    </w:p>
    <w:p w:rsidR="00000000" w:rsidDel="00000000" w:rsidP="00000000" w:rsidRDefault="00000000" w:rsidRPr="00000000" w14:paraId="000006C7">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1/ Query the list of current settings from the database</w:t>
      </w:r>
    </w:p>
    <w:p w:rsidR="00000000" w:rsidDel="00000000" w:rsidP="00000000" w:rsidRDefault="00000000" w:rsidRPr="00000000" w14:paraId="000006C8">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SELECT setting_id, setting_name, mapped_values, type_id, display_order, status</w:t>
      </w:r>
    </w:p>
    <w:p w:rsidR="00000000" w:rsidDel="00000000" w:rsidP="00000000" w:rsidRDefault="00000000" w:rsidRPr="00000000" w14:paraId="000006C9">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FROM setting WHERE (setting_type = ?) AND (status = ?) AND  (setting_name LIKE ?)</w:t>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B">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color w:val="444444"/>
          <w:rtl w:val="0"/>
        </w:rPr>
        <w:t xml:space="preserve">Update status of a specific setting</w:t>
      </w:r>
    </w:p>
    <w:p w:rsidR="00000000" w:rsidDel="00000000" w:rsidP="00000000" w:rsidRDefault="00000000" w:rsidRPr="00000000" w14:paraId="000006CC">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UPDATE setting SET status = ? WHERE setting_id = ?</w:t>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1nan81h56t9" w:id="78"/>
      <w:bookmarkEnd w:id="78"/>
      <w:r w:rsidDel="00000000" w:rsidR="00000000" w:rsidRPr="00000000">
        <w:rPr>
          <w:rFonts w:ascii="Times New Roman" w:cs="Times New Roman" w:eastAsia="Times New Roman" w:hAnsi="Times New Roman"/>
          <w:b w:val="1"/>
          <w:bCs w:val="1"/>
          <w:color w:val="000000"/>
          <w:sz w:val="22"/>
          <w:szCs w:val="22"/>
          <w:rtl w:val="0"/>
        </w:rPr>
        <w:t xml:space="preserve">c. Setting Details</w:t>
      </w:r>
    </w:p>
    <w:p w:rsidR="00000000" w:rsidDel="00000000" w:rsidP="00000000" w:rsidRDefault="00000000" w:rsidRPr="00000000" w14:paraId="000006CF">
      <w:pPr>
        <w:pStyle w:val="Heading5"/>
        <w:keepNext w:val="0"/>
        <w:keepLines w:val="0"/>
        <w:spacing w:after="40" w:before="220" w:lineRule="auto"/>
        <w:rPr>
          <w:rFonts w:ascii="Times New Roman" w:cs="Times New Roman" w:eastAsia="Times New Roman" w:hAnsi="Times New Roman"/>
          <w:b w:val="1"/>
          <w:bCs w:val="1"/>
          <w:color w:val="000000"/>
        </w:rPr>
      </w:pPr>
      <w:bookmarkStart w:colFirst="0" w:colLast="0" w:name="_v0ok7llk9qf8" w:id="79"/>
      <w:bookmarkEnd w:id="79"/>
      <w:r w:rsidDel="00000000" w:rsidR="00000000" w:rsidRPr="00000000">
        <w:rPr>
          <w:rFonts w:ascii="Times New Roman" w:cs="Times New Roman" w:eastAsia="Times New Roman" w:hAnsi="Times New Roman"/>
          <w:b w:val="1"/>
          <w:bCs w:val="1"/>
          <w:color w:val="000000"/>
          <w:rtl w:val="0"/>
        </w:rPr>
        <w:t xml:space="preserve">UI Design</w:t>
      </w:r>
    </w:p>
    <w:p w:rsidR="00000000" w:rsidDel="00000000" w:rsidP="00000000" w:rsidRDefault="00000000" w:rsidRPr="00000000" w14:paraId="000006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356100" cy="22098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561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9324432272053"/>
        <w:gridCol w:w="1758.5940887823808"/>
        <w:gridCol w:w="5362.985279014037"/>
        <w:tblGridChange w:id="0">
          <w:tblGrid>
            <w:gridCol w:w="1903.9324432272053"/>
            <w:gridCol w:w="1758.5940887823808"/>
            <w:gridCol w:w="5362.985279014037"/>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3">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Name*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p w:rsidR="00000000" w:rsidDel="00000000" w:rsidP="00000000" w:rsidRDefault="00000000" w:rsidRPr="00000000" w14:paraId="000006D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(20)</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8">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Name of the setting</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Type*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Combo Box</w:t>
            </w:r>
          </w:p>
          <w:p w:rsidR="00000000" w:rsidDel="00000000" w:rsidP="00000000" w:rsidRDefault="00000000" w:rsidRPr="00000000" w14:paraId="000006D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(Single Choice)</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C">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Type of the setting, filled with the list of setting types</w:t>
            </w:r>
          </w:p>
          <w:p w:rsidR="00000000" w:rsidDel="00000000" w:rsidP="00000000" w:rsidRDefault="00000000" w:rsidRPr="00000000" w14:paraId="000006DD">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the first type in the list</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Mapped Values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p w:rsidR="00000000" w:rsidDel="00000000" w:rsidP="00000000" w:rsidRDefault="00000000" w:rsidRPr="00000000" w14:paraId="000006E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(50)</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Supplementary information for the setting (if any)</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p w:rsidR="00000000" w:rsidDel="00000000" w:rsidP="00000000" w:rsidRDefault="00000000" w:rsidRPr="00000000" w14:paraId="000006E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Integer (&gt;=0)</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5">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Display order of the setting: the order of the setting type, displayed among the list of settings with the same type</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On/Off button</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8">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Status of the setting: Active or Inactive</w:t>
            </w:r>
          </w:p>
          <w:p w:rsidR="00000000" w:rsidDel="00000000" w:rsidP="00000000" w:rsidRDefault="00000000" w:rsidRPr="00000000" w14:paraId="000006E9">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Active</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Area</w:t>
            </w:r>
          </w:p>
          <w:p w:rsidR="00000000" w:rsidDel="00000000" w:rsidP="00000000" w:rsidRDefault="00000000" w:rsidRPr="00000000" w14:paraId="000006E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(200)</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D">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Description of the setting</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Submit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F0">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store new or updated setting details</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Reset</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F3">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reset the changes use has made on the screen fields back to the initial values when the screen is loaded</w:t>
            </w:r>
          </w:p>
        </w:tc>
      </w:tr>
    </w:tbl>
    <w:p w:rsidR="00000000" w:rsidDel="00000000" w:rsidP="00000000" w:rsidRDefault="00000000" w:rsidRPr="00000000" w14:paraId="000006F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6F5">
      <w:pPr>
        <w:pStyle w:val="Heading5"/>
        <w:keepNext w:val="0"/>
        <w:keepLines w:val="0"/>
        <w:spacing w:after="40" w:before="220" w:lineRule="auto"/>
        <w:rPr>
          <w:rFonts w:ascii="Times New Roman" w:cs="Times New Roman" w:eastAsia="Times New Roman" w:hAnsi="Times New Roman"/>
          <w:b w:val="1"/>
          <w:bCs w:val="1"/>
          <w:color w:val="000000"/>
        </w:rPr>
      </w:pPr>
      <w:bookmarkStart w:colFirst="0" w:colLast="0" w:name="_p0s174wyf9l2" w:id="80"/>
      <w:bookmarkEnd w:id="80"/>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9">
      <w:pPr>
        <w:pStyle w:val="Heading1"/>
        <w:keepNext w:val="0"/>
        <w:keepLines w:val="0"/>
        <w:spacing w:after="80" w:line="256.8" w:lineRule="auto"/>
        <w:rPr>
          <w:rFonts w:ascii="Times New Roman" w:cs="Times New Roman" w:eastAsia="Times New Roman" w:hAnsi="Times New Roman"/>
          <w:b w:val="1"/>
          <w:bCs w:val="1"/>
          <w:sz w:val="22"/>
          <w:szCs w:val="22"/>
        </w:rPr>
      </w:pPr>
      <w:bookmarkStart w:colFirst="0" w:colLast="0" w:name="_y1txshh7vupf" w:id="81"/>
      <w:bookmarkEnd w:id="81"/>
      <w:r w:rsidDel="00000000" w:rsidR="00000000" w:rsidRPr="00000000">
        <w:rPr>
          <w:rFonts w:ascii="Times New Roman" w:cs="Times New Roman" w:eastAsia="Times New Roman" w:hAnsi="Times New Roman"/>
          <w:b w:val="1"/>
          <w:bCs w:val="1"/>
          <w:sz w:val="22"/>
          <w:szCs w:val="22"/>
          <w:rtl w:val="0"/>
        </w:rPr>
        <w:t xml:space="preserve">2. Admin Screens Design</w:t>
      </w:r>
    </w:p>
    <w:p w:rsidR="00000000" w:rsidDel="00000000" w:rsidP="00000000" w:rsidRDefault="00000000" w:rsidRPr="00000000" w14:paraId="000006FA">
      <w:pPr>
        <w:pStyle w:val="Heading3"/>
        <w:keepNext w:val="0"/>
        <w:keepLines w:val="0"/>
        <w:spacing w:before="280" w:line="256.8" w:lineRule="auto"/>
        <w:rPr>
          <w:rFonts w:ascii="Times New Roman" w:cs="Times New Roman" w:eastAsia="Times New Roman" w:hAnsi="Times New Roman"/>
          <w:b w:val="1"/>
          <w:bCs w:val="1"/>
          <w:color w:val="000000"/>
          <w:sz w:val="22"/>
          <w:szCs w:val="22"/>
        </w:rPr>
      </w:pPr>
      <w:bookmarkStart w:colFirst="0" w:colLast="0" w:name="_de4ez172phq9" w:id="82"/>
      <w:bookmarkEnd w:id="82"/>
      <w:r w:rsidDel="00000000" w:rsidR="00000000" w:rsidRPr="00000000">
        <w:rPr>
          <w:rFonts w:ascii="Times New Roman" w:cs="Times New Roman" w:eastAsia="Times New Roman" w:hAnsi="Times New Roman"/>
          <w:b w:val="1"/>
          <w:bCs w:val="1"/>
          <w:color w:val="000000"/>
          <w:sz w:val="22"/>
          <w:szCs w:val="22"/>
          <w:rtl w:val="0"/>
        </w:rPr>
        <w:t xml:space="preserve">2.1 Voucher Management Screen</w:t>
      </w:r>
    </w:p>
    <w:p w:rsidR="00000000" w:rsidDel="00000000" w:rsidP="00000000" w:rsidRDefault="00000000" w:rsidRPr="00000000" w14:paraId="000006FB">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UI Design Specifications</w:t>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30"/>
        <w:gridCol w:w="2955"/>
        <w:tblGridChange w:id="0">
          <w:tblGrid>
            <w:gridCol w:w="2925"/>
            <w:gridCol w:w="3030"/>
            <w:gridCol w:w="295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inputs alphanumeric uppercase code (regex: ^[A-Z0-9_-]{3,20}$), e.g. SUMMER26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Type*</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Pressable Pill</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Toggles between 'Percentage (%)' and 'Fixed Amount (VNĐ)'</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number. If type is percentage, value is validated to be &lt;= 100</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 Booking</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TextInput</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transaction amount in VNĐ required to apply voucher (optional)</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Expiry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TouchableOpacity / Custom Calendar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Tapping expands an inline custom monthly grid calendar. Past days are grayed out. Clicking a day sets the value to YYYY-MM-DD.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Usage</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TextInput</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 limit for total voucher redemptions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Promotional text display for customers</w:t>
            </w:r>
          </w:p>
        </w:tc>
      </w:tr>
    </w:tbl>
    <w:p w:rsidR="00000000" w:rsidDel="00000000" w:rsidP="00000000" w:rsidRDefault="00000000" w:rsidRPr="00000000" w14:paraId="00000714">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5">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Database Access</w:t>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95"/>
        <w:gridCol w:w="2970"/>
        <w:tblGridChange w:id="0">
          <w:tblGrid>
            <w:gridCol w:w="3060"/>
            <w:gridCol w:w="2895"/>
            <w:gridCol w:w="297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Table/Collection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 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all active vouchers, insert new promo codes, and delete obsolete ones.</w:t>
            </w:r>
          </w:p>
        </w:tc>
      </w:tr>
    </w:tbl>
    <w:p w:rsidR="00000000" w:rsidDel="00000000" w:rsidP="00000000" w:rsidRDefault="00000000" w:rsidRPr="00000000" w14:paraId="0000071C">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D">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Query Commands (MongoDB Node.js Driver format)</w:t>
      </w:r>
    </w:p>
    <w:tbl>
      <w:tblPr>
        <w:tblStyle w:val="Table3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380" w:hRule="atLeast"/>
          <w:tblHeader w:val="0"/>
        </w:trPr>
        <w:tc>
          <w:tcPr>
            <w:tcBorders>
              <w:top w:color="000000" w:space="0" w:sz="5" w:val="single"/>
              <w:left w:color="000000" w:space="0" w:sz="5" w:val="single"/>
              <w:bottom w:color="000000" w:space="0" w:sz="5" w:val="single"/>
              <w:right w:color="000000" w:space="0" w:sz="5" w:val="single"/>
            </w:tcBorders>
            <w:shd w:fill="f9f9f9" w:val="clear"/>
            <w:tcMar>
              <w:top w:w="0.0" w:type="dxa"/>
              <w:left w:w="100.0" w:type="dxa"/>
              <w:bottom w:w="0.0" w:type="dxa"/>
              <w:right w:w="100.0" w:type="dxa"/>
            </w:tcMar>
            <w:vAlign w:val="top"/>
          </w:tcPr>
          <w:p w:rsidR="00000000" w:rsidDel="00000000" w:rsidP="00000000" w:rsidRDefault="00000000" w:rsidRPr="00000000" w14:paraId="0000071E">
            <w:pPr>
              <w:rPr>
                <w:rFonts w:ascii="Times New Roman" w:cs="Times New Roman" w:eastAsia="Times New Roman" w:hAnsi="Times New Roman"/>
                <w:color w:val="282828"/>
              </w:rPr>
            </w:pPr>
            <w:r w:rsidDel="00000000" w:rsidR="00000000" w:rsidRPr="00000000">
              <w:rPr>
                <w:rFonts w:ascii="Times New Roman" w:cs="Times New Roman" w:eastAsia="Times New Roman" w:hAnsi="Times New Roman"/>
                <w:color w:val="282828"/>
                <w:rtl w:val="0"/>
              </w:rPr>
              <w:t xml:space="preserve">// Query 1: Get all vouchers sorted by creation date</w:t>
              <w:br w:type="textWrapping"/>
              <w:t xml:space="preserve"> db.collection('vouchers').find({}).sort({ createdAt: -1 }).toArray();</w:t>
              <w:br w:type="textWrapping"/>
              <w:br w:type="textWrapping"/>
              <w:t xml:space="preserve"> // Query 2: Insert a new voucher</w:t>
              <w:br w:type="textWrapping"/>
              <w:t xml:space="preserve"> db.collection('vouchers').insertOne({</w:t>
              <w:br w:type="textWrapping"/>
              <w:t xml:space="preserve">   code: "NEWVOUCHER20",</w:t>
              <w:br w:type="textWrapping"/>
              <w:t xml:space="preserve">   discountType: "percentage",</w:t>
              <w:br w:type="textWrapping"/>
              <w:t xml:space="preserve">   discountValue: 20,</w:t>
              <w:br w:type="textWrapping"/>
              <w:t xml:space="preserve">   minBookingValue: 1500000,</w:t>
              <w:br w:type="textWrapping"/>
              <w:t xml:space="preserve">   expiryDate: "2026-12-31",</w:t>
              <w:br w:type="textWrapping"/>
              <w:t xml:space="preserve">   maxUsage: 100,</w:t>
              <w:br w:type="textWrapping"/>
              <w:t xml:space="preserve">   usedCount: 0,</w:t>
              <w:br w:type="textWrapping"/>
              <w:t xml:space="preserve">   isActive: true,</w:t>
              <w:br w:type="textWrapping"/>
              <w:t xml:space="preserve">   description: "New User discount code",</w:t>
              <w:br w:type="textWrapping"/>
              <w:t xml:space="preserve">   createdAt: new Date()</w:t>
              <w:br w:type="textWrapping"/>
              <w:t xml:space="preserve"> });</w:t>
              <w:br w:type="textWrapping"/>
              <w:br w:type="textWrapping"/>
              <w:t xml:space="preserve"> // Query 3: Delete voucher by ID</w:t>
              <w:br w:type="textWrapping"/>
              <w:t xml:space="preserve"> db.collection('vouchers').deleteOne({ _id: ObjectId("647a7f47c3fa1b0012345678") });</w:t>
            </w:r>
          </w:p>
        </w:tc>
      </w:tr>
    </w:tbl>
    <w:p w:rsidR="00000000" w:rsidDel="00000000" w:rsidP="00000000" w:rsidRDefault="00000000" w:rsidRPr="00000000" w14:paraId="0000071F">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0">
      <w:pPr>
        <w:pStyle w:val="Heading3"/>
        <w:keepNext w:val="0"/>
        <w:keepLines w:val="0"/>
        <w:spacing w:before="280" w:line="256.8" w:lineRule="auto"/>
        <w:rPr>
          <w:rFonts w:ascii="Times New Roman" w:cs="Times New Roman" w:eastAsia="Times New Roman" w:hAnsi="Times New Roman"/>
          <w:b w:val="1"/>
          <w:bCs w:val="1"/>
          <w:color w:val="000000"/>
          <w:sz w:val="22"/>
          <w:szCs w:val="22"/>
        </w:rPr>
      </w:pPr>
      <w:bookmarkStart w:colFirst="0" w:colLast="0" w:name="_11diitx1h357" w:id="83"/>
      <w:bookmarkEnd w:id="83"/>
      <w:r w:rsidDel="00000000" w:rsidR="00000000" w:rsidRPr="00000000">
        <w:rPr>
          <w:rFonts w:ascii="Times New Roman" w:cs="Times New Roman" w:eastAsia="Times New Roman" w:hAnsi="Times New Roman"/>
          <w:b w:val="1"/>
          <w:bCs w:val="1"/>
          <w:color w:val="000000"/>
          <w:sz w:val="22"/>
          <w:szCs w:val="22"/>
          <w:rtl w:val="0"/>
        </w:rPr>
        <w:t xml:space="preserve">2.2 Dynamic Pricing Screen</w:t>
      </w:r>
    </w:p>
    <w:p w:rsidR="00000000" w:rsidDel="00000000" w:rsidP="00000000" w:rsidRDefault="00000000" w:rsidRPr="00000000" w14:paraId="00000721">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UI Design Specifications</w:t>
      </w:r>
    </w:p>
    <w:tbl>
      <w:tblPr>
        <w:tblStyle w:val="Table3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3030"/>
        <w:tblGridChange w:id="0">
          <w:tblGrid>
            <w:gridCol w:w="2940"/>
            <w:gridCol w:w="2955"/>
            <w:gridCol w:w="303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Surge Cards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Non-editable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summary displaying Surge Active, Peak Rate, Avg Multiplier</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Surge List</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FlatList / View</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Renders individual vehicles. Each row contains car model, surge multiplier rate (e.g. x 1.25), reason, original price, and active surge price.</w:t>
            </w:r>
          </w:p>
        </w:tc>
      </w:tr>
    </w:tbl>
    <w:p w:rsidR="00000000" w:rsidDel="00000000" w:rsidP="00000000" w:rsidRDefault="00000000" w:rsidRPr="00000000" w14:paraId="0000072B">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C">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Database Access</w:t>
      </w:r>
    </w:p>
    <w:tbl>
      <w:tblPr>
        <w:tblStyle w:val="Table3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95"/>
        <w:gridCol w:w="2970"/>
        <w:tblGridChange w:id="0">
          <w:tblGrid>
            <w:gridCol w:w="3060"/>
            <w:gridCol w:w="2895"/>
            <w:gridCol w:w="297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Table/Collection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pricingsurges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active price surge metadata and maps to car objects.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standard vehicle information.</w:t>
            </w:r>
          </w:p>
        </w:tc>
      </w:tr>
    </w:tbl>
    <w:p w:rsidR="00000000" w:rsidDel="00000000" w:rsidP="00000000" w:rsidRDefault="00000000" w:rsidRPr="00000000" w14:paraId="00000736">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7">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Query Commands</w:t>
      </w:r>
    </w:p>
    <w:tbl>
      <w:tblPr>
        <w:tblStyle w:val="Table4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320" w:hRule="atLeast"/>
          <w:tblHeader w:val="0"/>
        </w:trPr>
        <w:tc>
          <w:tcPr>
            <w:tcBorders>
              <w:top w:color="000000" w:space="0" w:sz="5" w:val="single"/>
              <w:left w:color="000000" w:space="0" w:sz="5" w:val="single"/>
              <w:bottom w:color="000000" w:space="0" w:sz="5" w:val="single"/>
              <w:right w:color="000000" w:space="0" w:sz="5" w:val="single"/>
            </w:tcBorders>
            <w:shd w:fill="f9f9f9" w:val="clear"/>
            <w:tcMar>
              <w:top w:w="0.0" w:type="dxa"/>
              <w:left w:w="100.0" w:type="dxa"/>
              <w:bottom w:w="0.0" w:type="dxa"/>
              <w:right w:w="100.0" w:type="dxa"/>
            </w:tcMar>
            <w:vAlign w:val="top"/>
          </w:tcPr>
          <w:p w:rsidR="00000000" w:rsidDel="00000000" w:rsidP="00000000" w:rsidRDefault="00000000" w:rsidRPr="00000000" w14:paraId="00000738">
            <w:pPr>
              <w:rPr>
                <w:rFonts w:ascii="Times New Roman" w:cs="Times New Roman" w:eastAsia="Times New Roman" w:hAnsi="Times New Roman"/>
                <w:color w:val="282828"/>
              </w:rPr>
            </w:pPr>
            <w:r w:rsidDel="00000000" w:rsidR="00000000" w:rsidRPr="00000000">
              <w:rPr>
                <w:rFonts w:ascii="Times New Roman" w:cs="Times New Roman" w:eastAsia="Times New Roman" w:hAnsi="Times New Roman"/>
                <w:color w:val="282828"/>
                <w:rtl w:val="0"/>
              </w:rPr>
              <w:t xml:space="preserve">// Query: Fetch all active pricing surges</w:t>
              <w:br w:type="textWrapping"/>
              <w:t xml:space="preserve"> db.collection('pricingsurges').find({ isActive: true }).toArray();</w:t>
              <w:br w:type="textWrapping"/>
              <w:br w:type="textWrapping"/>
              <w:t xml:space="preserve"> // Query: Fetch base pricing from cars</w:t>
              <w:br w:type="textWrapping"/>
              <w:t xml:space="preserve"> db.collection('cars').find({}, { projection: { brand: 1, model: 1, pricePerDay: 1 } }).toArray();</w:t>
            </w:r>
          </w:p>
        </w:tc>
      </w:tr>
    </w:tbl>
    <w:p w:rsidR="00000000" w:rsidDel="00000000" w:rsidP="00000000" w:rsidRDefault="00000000" w:rsidRPr="00000000" w14:paraId="00000739">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A">
      <w:pPr>
        <w:pStyle w:val="Heading3"/>
        <w:keepNext w:val="0"/>
        <w:keepLines w:val="0"/>
        <w:spacing w:before="280" w:line="256.8" w:lineRule="auto"/>
        <w:rPr>
          <w:rFonts w:ascii="Times New Roman" w:cs="Times New Roman" w:eastAsia="Times New Roman" w:hAnsi="Times New Roman"/>
          <w:b w:val="1"/>
          <w:bCs w:val="1"/>
          <w:color w:val="000000"/>
          <w:sz w:val="22"/>
          <w:szCs w:val="22"/>
        </w:rPr>
      </w:pPr>
      <w:bookmarkStart w:colFirst="0" w:colLast="0" w:name="_ipzehwegutg8" w:id="84"/>
      <w:bookmarkEnd w:id="84"/>
      <w:r w:rsidDel="00000000" w:rsidR="00000000" w:rsidRPr="00000000">
        <w:rPr>
          <w:rFonts w:ascii="Times New Roman" w:cs="Times New Roman" w:eastAsia="Times New Roman" w:hAnsi="Times New Roman"/>
          <w:b w:val="1"/>
          <w:bCs w:val="1"/>
          <w:color w:val="000000"/>
          <w:sz w:val="22"/>
          <w:szCs w:val="22"/>
          <w:rtl w:val="0"/>
        </w:rPr>
        <w:t xml:space="preserve">2.3 Car Availability Screen</w:t>
      </w:r>
    </w:p>
    <w:p w:rsidR="00000000" w:rsidDel="00000000" w:rsidP="00000000" w:rsidRDefault="00000000" w:rsidRPr="00000000" w14:paraId="0000073B">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UI Design Specifications</w:t>
      </w:r>
    </w:p>
    <w:tbl>
      <w:tblPr>
        <w:tblStyle w:val="Table4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3000"/>
        <w:tblGridChange w:id="0">
          <w:tblGrid>
            <w:gridCol w:w="2970"/>
            <w:gridCol w:w="2955"/>
            <w:gridCol w:w="300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 Dropdown*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Picker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list of cars. Triggers timeline search upon selection.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Indicators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Non-editable Text</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 showing aggregate totals for: Booked, Available, Maintenance.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Timeline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ScrollView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logs rendering booked dates and status colors.</w:t>
            </w:r>
          </w:p>
        </w:tc>
      </w:tr>
    </w:tbl>
    <w:p w:rsidR="00000000" w:rsidDel="00000000" w:rsidP="00000000" w:rsidRDefault="00000000" w:rsidRPr="00000000" w14:paraId="00000748">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9">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Database Access</w:t>
      </w:r>
    </w:p>
    <w:tbl>
      <w:tblPr>
        <w:tblStyle w:val="Table4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95"/>
        <w:gridCol w:w="2970"/>
        <w:tblGridChange w:id="0">
          <w:tblGrid>
            <w:gridCol w:w="3060"/>
            <w:gridCol w:w="2895"/>
            <w:gridCol w:w="297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Table/Collection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Populates the car selector list.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all bookings matching the selected carId to build the schedule.</w:t>
            </w:r>
          </w:p>
        </w:tc>
      </w:tr>
    </w:tbl>
    <w:p w:rsidR="00000000" w:rsidDel="00000000" w:rsidP="00000000" w:rsidRDefault="00000000" w:rsidRPr="00000000" w14:paraId="00000753">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4">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Query Commands</w:t>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980" w:hRule="atLeast"/>
          <w:tblHeader w:val="0"/>
        </w:trPr>
        <w:tc>
          <w:tcPr>
            <w:tcBorders>
              <w:top w:color="000000" w:space="0" w:sz="5" w:val="single"/>
              <w:left w:color="000000" w:space="0" w:sz="5" w:val="single"/>
              <w:bottom w:color="000000" w:space="0" w:sz="5" w:val="single"/>
              <w:right w:color="000000" w:space="0" w:sz="5" w:val="single"/>
            </w:tcBorders>
            <w:shd w:fill="f9f9f9" w:val="clear"/>
            <w:tcMar>
              <w:top w:w="0.0" w:type="dxa"/>
              <w:left w:w="100.0" w:type="dxa"/>
              <w:bottom w:w="0.0" w:type="dxa"/>
              <w:right w:w="100.0" w:type="dxa"/>
            </w:tcMar>
            <w:vAlign w:val="top"/>
          </w:tcPr>
          <w:p w:rsidR="00000000" w:rsidDel="00000000" w:rsidP="00000000" w:rsidRDefault="00000000" w:rsidRPr="00000000" w14:paraId="00000755">
            <w:pPr>
              <w:rPr>
                <w:rFonts w:ascii="Times New Roman" w:cs="Times New Roman" w:eastAsia="Times New Roman" w:hAnsi="Times New Roman"/>
                <w:color w:val="282828"/>
              </w:rPr>
            </w:pPr>
            <w:r w:rsidDel="00000000" w:rsidR="00000000" w:rsidRPr="00000000">
              <w:rPr>
                <w:rFonts w:ascii="Times New Roman" w:cs="Times New Roman" w:eastAsia="Times New Roman" w:hAnsi="Times New Roman"/>
                <w:color w:val="282828"/>
                <w:rtl w:val="0"/>
              </w:rPr>
              <w:t xml:space="preserve">// Query 1: Get dropdown car list</w:t>
              <w:br w:type="textWrapping"/>
              <w:t xml:space="preserve"> db.collection('cars').find({}, { projection: { brand: 1, model: 1 } }).toArray();</w:t>
              <w:br w:type="textWrapping"/>
              <w:br w:type="textWrapping"/>
              <w:t xml:space="preserve"> // Query 2: Get schedule logs for selected car</w:t>
              <w:br w:type="textWrapping"/>
              <w:t xml:space="preserve"> db.collection('bookings').find({</w:t>
              <w:br w:type="textWrapping"/>
              <w:t xml:space="preserve">   car: ObjectId("CAR_ID_HERE"),</w:t>
              <w:br w:type="textWrapping"/>
              <w:t xml:space="preserve">   status: { $in: ["Pending", "Approved", "Completed"] }</w:t>
              <w:br w:type="textWrapping"/>
              <w:t xml:space="preserve"> }).sort({ startDate: 1 }).toArray();</w:t>
            </w:r>
          </w:p>
        </w:tc>
      </w:tr>
    </w:tbl>
    <w:p w:rsidR="00000000" w:rsidDel="00000000" w:rsidP="00000000" w:rsidRDefault="00000000" w:rsidRPr="00000000" w14:paraId="00000756">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7">
      <w:pPr>
        <w:pStyle w:val="Heading3"/>
        <w:keepNext w:val="0"/>
        <w:keepLines w:val="0"/>
        <w:spacing w:before="280" w:line="256.8" w:lineRule="auto"/>
        <w:rPr>
          <w:rFonts w:ascii="Times New Roman" w:cs="Times New Roman" w:eastAsia="Times New Roman" w:hAnsi="Times New Roman"/>
          <w:b w:val="1"/>
          <w:bCs w:val="1"/>
          <w:color w:val="000000"/>
          <w:sz w:val="22"/>
          <w:szCs w:val="22"/>
        </w:rPr>
      </w:pPr>
      <w:bookmarkStart w:colFirst="0" w:colLast="0" w:name="_msrs357tailw" w:id="85"/>
      <w:bookmarkEnd w:id="85"/>
      <w:r w:rsidDel="00000000" w:rsidR="00000000" w:rsidRPr="00000000">
        <w:rPr>
          <w:rFonts w:ascii="Times New Roman" w:cs="Times New Roman" w:eastAsia="Times New Roman" w:hAnsi="Times New Roman"/>
          <w:b w:val="1"/>
          <w:bCs w:val="1"/>
          <w:color w:val="000000"/>
          <w:sz w:val="22"/>
          <w:szCs w:val="22"/>
          <w:rtl w:val="0"/>
        </w:rPr>
        <w:t xml:space="preserve">2.4 Availability Calendar Screen</w:t>
      </w:r>
    </w:p>
    <w:p w:rsidR="00000000" w:rsidDel="00000000" w:rsidP="00000000" w:rsidRDefault="00000000" w:rsidRPr="00000000" w14:paraId="00000758">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UI Design Specifications</w:t>
      </w:r>
    </w:p>
    <w:tbl>
      <w:tblPr>
        <w:tblStyle w:val="Table4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00"/>
        <w:gridCol w:w="3000"/>
        <w:tblGridChange w:id="0">
          <w:tblGrid>
            <w:gridCol w:w="2940"/>
            <w:gridCol w:w="3000"/>
            <w:gridCol w:w="300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 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(Interactive Grid)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standard grid layout. Pressing &lt; or &gt; triggers local calculations for days. Cells display status dots.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Panel</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ScrollView (Collapsible)</w:t>
            </w:r>
          </w:p>
        </w:tc>
        <w:tc>
          <w:tcPr>
            <w:tcBorders>
              <w:top w:color="000000" w:space="0" w:sz="0" w:val="nil"/>
              <w:left w:color="000000" w:space="0" w:sz="0" w:val="nil"/>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list of rented car details for the tapped date.</w:t>
            </w:r>
          </w:p>
        </w:tc>
      </w:tr>
    </w:tbl>
    <w:p w:rsidR="00000000" w:rsidDel="00000000" w:rsidP="00000000" w:rsidRDefault="00000000" w:rsidRPr="00000000" w14:paraId="00000762">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3">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Database Access</w:t>
      </w:r>
    </w:p>
    <w:tbl>
      <w:tblPr>
        <w:tblStyle w:val="Table4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95"/>
        <w:gridCol w:w="2970"/>
        <w:tblGridChange w:id="0">
          <w:tblGrid>
            <w:gridCol w:w="3060"/>
            <w:gridCol w:w="2895"/>
            <w:gridCol w:w="297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Table/Collection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CRUD</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Pulls booking schedule metadata for the selected month window.</w:t>
            </w:r>
          </w:p>
        </w:tc>
      </w:tr>
    </w:tbl>
    <w:p w:rsidR="00000000" w:rsidDel="00000000" w:rsidP="00000000" w:rsidRDefault="00000000" w:rsidRPr="00000000" w14:paraId="0000076A">
      <w:pPr>
        <w:spacing w:after="20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B">
      <w:pPr>
        <w:spacing w:after="20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Query Commands</w:t>
      </w:r>
    </w:p>
    <w:tbl>
      <w:tblPr>
        <w:tblStyle w:val="Table4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755" w:hRule="atLeast"/>
          <w:tblHeader w:val="0"/>
        </w:trPr>
        <w:tc>
          <w:tcPr>
            <w:tcBorders>
              <w:top w:color="000000" w:space="0" w:sz="5" w:val="single"/>
              <w:left w:color="000000" w:space="0" w:sz="5" w:val="single"/>
              <w:bottom w:color="000000" w:space="0" w:sz="5" w:val="single"/>
              <w:right w:color="000000" w:space="0" w:sz="5" w:val="single"/>
            </w:tcBorders>
            <w:shd w:fill="f9f9f9" w:val="clear"/>
            <w:tcMar>
              <w:top w:w="0.0" w:type="dxa"/>
              <w:left w:w="100.0" w:type="dxa"/>
              <w:bottom w:w="0.0" w:type="dxa"/>
              <w:right w:w="100.0" w:type="dxa"/>
            </w:tcMar>
            <w:vAlign w:val="top"/>
          </w:tcPr>
          <w:p w:rsidR="00000000" w:rsidDel="00000000" w:rsidP="00000000" w:rsidRDefault="00000000" w:rsidRPr="00000000" w14:paraId="0000076C">
            <w:pPr>
              <w:rPr>
                <w:rFonts w:ascii="Times New Roman" w:cs="Times New Roman" w:eastAsia="Times New Roman" w:hAnsi="Times New Roman"/>
                <w:color w:val="282828"/>
              </w:rPr>
            </w:pPr>
            <w:r w:rsidDel="00000000" w:rsidR="00000000" w:rsidRPr="00000000">
              <w:rPr>
                <w:rFonts w:ascii="Times New Roman" w:cs="Times New Roman" w:eastAsia="Times New Roman" w:hAnsi="Times New Roman"/>
                <w:color w:val="282828"/>
                <w:rtl w:val="0"/>
              </w:rPr>
              <w:t xml:space="preserve">// Query: Fetch bookings intersecting current month</w:t>
              <w:br w:type="textWrapping"/>
              <w:t xml:space="preserve"> db.collection('bookings').find({</w:t>
              <w:br w:type="textWrapping"/>
              <w:t xml:space="preserve">   status: { $in: ["Approved", "Completed"] },</w:t>
              <w:br w:type="textWrapping"/>
              <w:t xml:space="preserve">   $or: [</w:t>
              <w:br w:type="textWrapping"/>
              <w:t xml:space="preserve"> </w:t>
              <w:tab/>
              <w:t xml:space="preserve">{ startDate: { $regex: "^2026-06" } },</w:t>
              <w:br w:type="textWrapping"/>
              <w:t xml:space="preserve"> </w:t>
              <w:tab/>
              <w:t xml:space="preserve">{ endDate: { $regex: "^2026-06" } }</w:t>
              <w:br w:type="textWrapping"/>
              <w:t xml:space="preserve">   ]</w:t>
              <w:br w:type="textWrapping"/>
              <w:t xml:space="preserve"> }).toArray();</w:t>
            </w:r>
          </w:p>
        </w:tc>
      </w:tr>
    </w:tbl>
    <w:p w:rsidR="00000000" w:rsidDel="00000000" w:rsidP="00000000" w:rsidRDefault="00000000" w:rsidRPr="00000000" w14:paraId="0000076D">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E">
      <w:pPr>
        <w:spacing w:after="160" w:line="256.8" w:lineRule="auto"/>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 </w:t>
      </w:r>
    </w:p>
    <w:p w:rsidR="00000000" w:rsidDel="00000000" w:rsidP="00000000" w:rsidRDefault="00000000" w:rsidRPr="00000000" w14:paraId="0000076F">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naca75vsspz0" w:id="86"/>
      <w:bookmarkEnd w:id="86"/>
      <w:r w:rsidDel="00000000" w:rsidR="00000000" w:rsidRPr="00000000">
        <w:rPr>
          <w:rFonts w:ascii="Times New Roman" w:cs="Times New Roman" w:eastAsia="Times New Roman" w:hAnsi="Times New Roman"/>
          <w:b w:val="1"/>
          <w:bCs w:val="1"/>
          <w:sz w:val="22"/>
          <w:szCs w:val="22"/>
          <w:rtl w:val="0"/>
        </w:rPr>
        <w:t xml:space="preserve">IV. Appendix</w:t>
      </w:r>
    </w:p>
    <w:p w:rsidR="00000000" w:rsidDel="00000000" w:rsidP="00000000" w:rsidRDefault="00000000" w:rsidRPr="00000000" w14:paraId="00000770">
      <w:pPr>
        <w:spacing w:after="60" w:before="22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771">
      <w:pPr>
        <w:spacing w:after="60" w:before="22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772">
      <w:pPr>
        <w:spacing w:after="60" w:before="22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77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m45uak1v3wu" w:id="87"/>
      <w:bookmarkEnd w:id="87"/>
      <w:r w:rsidDel="00000000" w:rsidR="00000000" w:rsidRPr="00000000">
        <w:rPr>
          <w:rFonts w:ascii="Times New Roman" w:cs="Times New Roman" w:eastAsia="Times New Roman" w:hAnsi="Times New Roman"/>
          <w:b w:val="1"/>
          <w:bCs w:val="1"/>
          <w:sz w:val="22"/>
          <w:szCs w:val="22"/>
          <w:rtl w:val="0"/>
        </w:rPr>
        <w:t xml:space="preserve">1. Assumptions &amp; Dependencies</w:t>
      </w:r>
    </w:p>
    <w:p w:rsidR="00000000" w:rsidDel="00000000" w:rsidP="00000000" w:rsidRDefault="00000000" w:rsidRPr="00000000" w14:paraId="00000774">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rsidR="00000000" w:rsidDel="00000000" w:rsidP="00000000" w:rsidRDefault="00000000" w:rsidRPr="00000000" w14:paraId="00000775">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&lt;&lt;Sample:</w:t>
      </w:r>
    </w:p>
    <w:p w:rsidR="00000000" w:rsidDel="00000000" w:rsidP="00000000" w:rsidRDefault="00000000" w:rsidRPr="00000000" w14:paraId="00000776">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AS-1:   </w:t>
        <w:tab/>
        <w:t xml:space="preserve">Systems with appropriate user interfaces will be available for cafeteria employees to process the expected volume of meals ordered.</w:t>
      </w:r>
    </w:p>
    <w:p w:rsidR="00000000" w:rsidDel="00000000" w:rsidP="00000000" w:rsidRDefault="00000000" w:rsidRPr="00000000" w14:paraId="00000777">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AS-2:   </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0778">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DE-1:   </w:t>
        <w:tab/>
        <w:t xml:space="preserve">If a restaurant has its own on-line ordering system, the Cafeteria Ordering System must be able to communicate with it bi-directionally.</w:t>
      </w:r>
    </w:p>
    <w:p w:rsidR="00000000" w:rsidDel="00000000" w:rsidP="00000000" w:rsidRDefault="00000000" w:rsidRPr="00000000" w14:paraId="00000779">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w:t>
      </w:r>
    </w:p>
    <w:p w:rsidR="00000000" w:rsidDel="00000000" w:rsidP="00000000" w:rsidRDefault="00000000" w:rsidRPr="00000000" w14:paraId="0000077A">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ma82rjctqoh" w:id="88"/>
      <w:bookmarkEnd w:id="88"/>
      <w:r w:rsidDel="00000000" w:rsidR="00000000" w:rsidRPr="00000000">
        <w:rPr>
          <w:rFonts w:ascii="Times New Roman" w:cs="Times New Roman" w:eastAsia="Times New Roman" w:hAnsi="Times New Roman"/>
          <w:b w:val="1"/>
          <w:bCs w:val="1"/>
          <w:sz w:val="22"/>
          <w:szCs w:val="22"/>
          <w:rtl w:val="0"/>
        </w:rPr>
        <w:t xml:space="preserve">2. Limitations &amp; Exclusions</w:t>
      </w:r>
    </w:p>
    <w:p w:rsidR="00000000" w:rsidDel="00000000" w:rsidP="00000000" w:rsidRDefault="00000000" w:rsidRPr="00000000" w14:paraId="0000077C">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fwefyihqxd0" w:id="89"/>
      <w:bookmarkEnd w:id="89"/>
      <w:r w:rsidDel="00000000" w:rsidR="00000000" w:rsidRPr="00000000">
        <w:rPr>
          <w:rFonts w:ascii="Times New Roman" w:cs="Times New Roman" w:eastAsia="Times New Roman" w:hAnsi="Times New Roman"/>
          <w:b w:val="1"/>
          <w:bCs w:val="1"/>
          <w:sz w:val="22"/>
          <w:szCs w:val="22"/>
          <w:rtl w:val="0"/>
        </w:rPr>
        <w:t xml:space="preserve">3. Business Rules</w:t>
      </w:r>
    </w:p>
    <w:p w:rsidR="00000000" w:rsidDel="00000000" w:rsidP="00000000" w:rsidRDefault="00000000" w:rsidRPr="00000000" w14:paraId="0000077F">
      <w:pPr>
        <w:spacing w:after="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&lt;&lt;Sample</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546227251395"/>
        <w:gridCol w:w="2017.291547165876"/>
        <w:gridCol w:w="5842.674036606351"/>
        <w:tblGridChange w:id="0">
          <w:tblGrid>
            <w:gridCol w:w="1165.546227251395"/>
            <w:gridCol w:w="2017.291547165876"/>
            <w:gridCol w:w="5842.674036606351"/>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781">
            <w:pPr>
              <w:spacing w:after="60" w:before="60" w:lineRule="auto"/>
              <w:ind w:left="80" w:right="8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782">
            <w:pPr>
              <w:spacing w:after="60" w:before="60" w:lineRule="auto"/>
              <w:ind w:left="8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783">
            <w:pPr>
              <w:spacing w:after="60" w:before="60" w:lineRule="auto"/>
              <w:ind w:left="8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Definition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4">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5">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6">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time windows are 15 minutes, beginning on each quarter hour.</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7">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Deliveries must be completed between 10:00 A.M. and 2:00 P.M. local time, inclusive.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A">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meals in a single order must be delivered to the same location.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D">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E">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meals in a single order must be paid for by using the same payment method.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1">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2">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order is to be delivered, the patron must pay by payroll deduction.</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3">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4">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6">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w:t>
      </w:r>
    </w:p>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z3d7fxxjks3z" w:id="90"/>
      <w:bookmarkEnd w:id="90"/>
      <w:r w:rsidDel="00000000" w:rsidR="00000000" w:rsidRPr="00000000">
        <w:rPr>
          <w:rFonts w:ascii="Times New Roman" w:cs="Times New Roman" w:eastAsia="Times New Roman" w:hAnsi="Times New Roman"/>
          <w:b w:val="1"/>
          <w:bCs w:val="1"/>
          <w:sz w:val="22"/>
          <w:szCs w:val="22"/>
          <w:rtl w:val="0"/>
        </w:rPr>
        <w:t xml:space="preserve">4. ..</w:t>
      </w:r>
    </w:p>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